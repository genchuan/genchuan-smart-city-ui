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7524548 [转换]" focussize="0,0" recolor="t" r:id="rId10"/>
    </v:background>
  </w:background>
  <w:body>
    <w:p w14:paraId="2E80E6BA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车辆通行模块系统UI/UX交互</w:t>
      </w:r>
    </w:p>
    <w:p w14:paraId="1662E15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一、充停管理〖charge-park〗</w:t>
      </w:r>
      <w:bookmarkEnd w:id="0"/>
    </w:p>
    <w:p w14:paraId="0B70CF5C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（二）车辆通行〖vehicle-pass〗（车辆通行微服务模块：vehiclepass；车辆通行数据库名：vehicle_pass）</w:t>
      </w:r>
      <w:bookmarkEnd w:id="1"/>
    </w:p>
    <w:p w14:paraId="4156B84B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1、入场管理〖enter-mgmt〗</w:t>
      </w:r>
      <w:bookmarkEnd w:id="2"/>
    </w:p>
    <w:p w14:paraId="57C44CA4">
      <w:pPr>
        <w:spacing w:before="240" w:after="120" w:line="288" w:lineRule="auto"/>
        <w:ind w:left="0"/>
        <w:jc w:val="left"/>
        <w:outlineLvl w:val="4"/>
      </w:pPr>
      <w:bookmarkStart w:id="3" w:name="heading_3"/>
      <w:r>
        <w:rPr>
          <w:rFonts w:ascii="Arial" w:hAnsi="Arial" w:eastAsia="等线" w:cs="Arial"/>
          <w:b/>
          <w:sz w:val="24"/>
        </w:rPr>
        <w:t>（1） 车牌识别〖plate-identify〗（车牌识别表：plate_identify）</w:t>
      </w:r>
      <w:bookmarkEnd w:id="3"/>
    </w:p>
    <w:p w14:paraId="1A1FA740">
      <w:pPr>
        <w:spacing w:before="240" w:after="120" w:line="288" w:lineRule="auto"/>
        <w:ind w:left="0"/>
        <w:jc w:val="left"/>
        <w:outlineLvl w:val="5"/>
      </w:pPr>
      <w:bookmarkStart w:id="4" w:name="heading_4"/>
      <w:r>
        <w:rPr>
          <w:rFonts w:ascii="Arial" w:hAnsi="Arial" w:eastAsia="等线" w:cs="Arial"/>
          <w:b/>
          <w:sz w:val="24"/>
        </w:rPr>
        <w:t>1）闭环流程节点：图像采集→识别处理→结果校验→记录生成</w:t>
      </w:r>
      <w:bookmarkEnd w:id="4"/>
    </w:p>
    <w:p w14:paraId="0C80F2E2">
      <w:pPr>
        <w:spacing w:before="240" w:after="120" w:line="288" w:lineRule="auto"/>
        <w:ind w:left="0"/>
        <w:jc w:val="left"/>
        <w:outlineLvl w:val="5"/>
      </w:pPr>
      <w:bookmarkStart w:id="5" w:name="heading_5"/>
      <w:r>
        <w:rPr>
          <w:rFonts w:ascii="Arial" w:hAnsi="Arial" w:eastAsia="等线" w:cs="Arial"/>
          <w:b/>
          <w:sz w:val="24"/>
        </w:rPr>
        <w:t>2）展示字段及其钻取交互：</w:t>
      </w:r>
      <w:bookmarkEnd w:id="5"/>
    </w:p>
    <w:p w14:paraId="104976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车牌颜色：无钻取交互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置信度：非高频使用，无需钻取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抓拍图片：点击查看原图弹窗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识别状态：点击筛选同状态识别记录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场站：点击筛选同场站识别记录</w:t>
      </w:r>
    </w:p>
    <w:p w14:paraId="7754C99B">
      <w:pPr>
        <w:spacing w:before="240" w:after="120" w:line="288" w:lineRule="auto"/>
        <w:ind w:left="0"/>
        <w:jc w:val="left"/>
        <w:outlineLvl w:val="5"/>
      </w:pPr>
      <w:bookmarkStart w:id="6" w:name="heading_6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6"/>
    </w:p>
    <w:p w14:paraId="19B6E4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操作人：点击筛选同操作人识别记录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操作时间：无钻取交互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修正记录标记：非高频使用，无需钻取</w:t>
      </w:r>
    </w:p>
    <w:p w14:paraId="65DE5B1E">
      <w:pPr>
        <w:spacing w:before="240" w:after="120" w:line="288" w:lineRule="auto"/>
        <w:ind w:left="0"/>
        <w:jc w:val="left"/>
        <w:outlineLvl w:val="5"/>
      </w:pPr>
      <w:bookmarkStart w:id="7" w:name="heading_7"/>
      <w:r>
        <w:rPr>
          <w:rFonts w:ascii="Arial" w:hAnsi="Arial" w:eastAsia="等线" w:cs="Arial"/>
          <w:b/>
          <w:sz w:val="24"/>
        </w:rPr>
        <w:t>4）列表页交互操作按钮：</w:t>
      </w:r>
      <w:bookmarkEnd w:id="7"/>
    </w:p>
    <w:p w14:paraId="447AF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◆列表页操作按钮：筛选、导出、手动录入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“筛选”：展开顶部全字段筛选面板（车牌、识别状态、场站、时间范围），输入条件后实时刷新列表匹配结果，支持清空筛选条件一键重置；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“手动录入”：打开右侧抽屉弹窗，必填字段标 * 提示，自动校验车牌格式唯一性，保存后返回列表页并刷新，录入后识别状态默认设为识别成功；字段包括：车牌 \</w:t>
      </w:r>
      <w:r>
        <w:rPr>
          <w:rFonts w:ascii="Arial" w:hAnsi="Arial" w:eastAsia="等线" w:cs="Arial"/>
          <w:i/>
          <w:sz w:val="22"/>
        </w:rPr>
        <w:t>、车牌颜色 \</w:t>
      </w:r>
      <w:r>
        <w:rPr>
          <w:rFonts w:ascii="Arial" w:hAnsi="Arial" w:eastAsia="等线" w:cs="Arial"/>
          <w:sz w:val="22"/>
        </w:rPr>
        <w:t>、场站 *、抓拍图片、备注；</w:t>
      </w:r>
    </w:p>
    <w:p w14:paraId="0C232A7A">
      <w:pPr>
        <w:spacing w:before="240" w:after="120" w:line="288" w:lineRule="auto"/>
        <w:ind w:left="0"/>
        <w:jc w:val="left"/>
        <w:outlineLvl w:val="5"/>
      </w:pPr>
      <w:bookmarkStart w:id="8" w:name="heading_8"/>
      <w:r>
        <w:rPr>
          <w:rFonts w:ascii="Arial" w:hAnsi="Arial" w:eastAsia="等线" w:cs="Arial"/>
          <w:b/>
          <w:sz w:val="24"/>
        </w:rPr>
        <w:t>5）列表行交互操作按钮：</w:t>
      </w:r>
      <w:bookmarkEnd w:id="8"/>
    </w:p>
    <w:p w14:paraId="2722C6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【识别成功】确认、查看；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【识别失败】修正、查看。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◆列表行交互按钮：确认、修正、查看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“确认”：无需弹窗即时交互，确认识别结果后同步数据至入场记录模块，更新记录状态为已确认，刷新列表并在消息中心推送 “识别结果确认成功” 通知；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“修正”：打开右侧抽屉弹窗，仅可编辑车牌、车牌颜色、抓拍图片、备注字段，自动校验车牌格式，保存后更新识别状态为识别成功，生成修正操作日志，刷新列表；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“查看”：打开右侧抽屉弹窗，展示识别完整信息（含车牌、车牌颜色、置信度、抓拍图片、识别状态、场站、操作人、操作时间）、处理日志，弹窗支持关闭 / 收起；</w:t>
      </w:r>
    </w:p>
    <w:p w14:paraId="4FE7BE10">
      <w:pPr>
        <w:spacing w:before="240" w:after="120" w:line="288" w:lineRule="auto"/>
        <w:ind w:left="0"/>
        <w:jc w:val="left"/>
        <w:outlineLvl w:val="5"/>
      </w:pPr>
      <w:bookmarkStart w:id="9" w:name="heading_9"/>
      <w:r>
        <w:rPr>
          <w:rFonts w:ascii="Arial" w:hAnsi="Arial" w:eastAsia="等线" w:cs="Arial"/>
          <w:b/>
          <w:sz w:val="24"/>
        </w:rPr>
        <w:t>6）弹窗内交互操作按钮：</w:t>
      </w:r>
      <w:bookmarkEnd w:id="9"/>
    </w:p>
    <w:p w14:paraId="47794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“确认”：执行对应确认操作，关闭弹窗并刷新列表；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6DA669BE">
      <w:pPr>
        <w:spacing w:before="240" w:after="120" w:line="288" w:lineRule="auto"/>
        <w:ind w:left="0"/>
        <w:jc w:val="left"/>
        <w:outlineLvl w:val="5"/>
      </w:pPr>
      <w:bookmarkStart w:id="10" w:name="heading_10"/>
      <w:r>
        <w:rPr>
          <w:rFonts w:ascii="Arial" w:hAnsi="Arial" w:eastAsia="等线" w:cs="Arial"/>
          <w:b/>
          <w:sz w:val="24"/>
        </w:rPr>
        <w:t>7）数据可视化图表：</w:t>
      </w:r>
      <w:bookmarkEnd w:id="10"/>
    </w:p>
    <w:p w14:paraId="5C062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◆数据可视化名称：车牌识别统计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指标分析→2.4. 业务效率指标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〖折线图〗识别成功率趋势，点击折线数据点钻取筛选对应日期的识别记录列表；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〖柱状图〗各场站识别量，点击柱形钻取筛选对应场站的识别记录列表；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〖卡片〗识别成功率，点击数字钻取跳转识别成功状态的识别记录列表；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〖卡片〗平均识别时长，点击数字钻取跳转识别时长明细列表；</w:t>
      </w:r>
    </w:p>
    <w:p w14:paraId="5085BABB">
      <w:pPr>
        <w:spacing w:before="240" w:after="120" w:line="288" w:lineRule="auto"/>
        <w:ind w:left="0"/>
        <w:jc w:val="left"/>
        <w:outlineLvl w:val="5"/>
      </w:pPr>
      <w:bookmarkStart w:id="11" w:name="heading_11"/>
      <w:r>
        <w:rPr>
          <w:rFonts w:ascii="Arial" w:hAnsi="Arial" w:eastAsia="等线" w:cs="Arial"/>
          <w:b/>
          <w:sz w:val="24"/>
        </w:rPr>
        <w:t>8）其他说明：</w:t>
      </w:r>
      <w:bookmarkEnd w:id="11"/>
    </w:p>
    <w:p w14:paraId="166C28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场站表松耦合，支持场站独立配置；所有操作留存审计日志，包含操作人、操作时间、操作内容，满足追溯需求；支持蓝牌、黄牌、绿牌等多颜色车牌识别，支持模糊车牌、无牌车的异常标记与人工核实，适配车牌识别全流程管理需求。</w:t>
      </w:r>
    </w:p>
    <w:p w14:paraId="66C677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25A995">
      <w:pPr>
        <w:spacing w:before="240" w:after="120" w:line="288" w:lineRule="auto"/>
        <w:ind w:left="0"/>
        <w:jc w:val="left"/>
        <w:outlineLvl w:val="4"/>
      </w:pPr>
      <w:bookmarkStart w:id="12" w:name="heading_12"/>
      <w:r>
        <w:rPr>
          <w:rFonts w:ascii="Arial" w:hAnsi="Arial" w:eastAsia="等线" w:cs="Arial"/>
          <w:b/>
          <w:sz w:val="24"/>
        </w:rPr>
        <w:t>（2） 入场记录〖enter-record〗（入场记录表：enter_record）</w:t>
      </w:r>
      <w:bookmarkEnd w:id="12"/>
    </w:p>
    <w:p w14:paraId="6F9A9E76">
      <w:pPr>
        <w:spacing w:before="240" w:after="120" w:line="288" w:lineRule="auto"/>
        <w:ind w:left="0"/>
        <w:jc w:val="left"/>
        <w:outlineLvl w:val="5"/>
      </w:pPr>
      <w:bookmarkStart w:id="13" w:name="heading_13"/>
      <w:r>
        <w:rPr>
          <w:rFonts w:ascii="Arial" w:hAnsi="Arial" w:eastAsia="等线" w:cs="Arial"/>
          <w:b/>
          <w:sz w:val="24"/>
        </w:rPr>
        <w:t>1）闭环流程节点：记录生成→记录同步→记录更新→记录归档</w:t>
      </w:r>
      <w:bookmarkEnd w:id="13"/>
    </w:p>
    <w:p w14:paraId="3DB41E37">
      <w:pPr>
        <w:spacing w:before="240" w:after="120" w:line="288" w:lineRule="auto"/>
        <w:ind w:left="0"/>
        <w:jc w:val="left"/>
        <w:outlineLvl w:val="5"/>
      </w:pPr>
      <w:bookmarkStart w:id="14" w:name="heading_14"/>
      <w:r>
        <w:rPr>
          <w:rFonts w:ascii="Arial" w:hAnsi="Arial" w:eastAsia="等线" w:cs="Arial"/>
          <w:b/>
          <w:sz w:val="24"/>
        </w:rPr>
        <w:t>2）展示字段及其钻取交互：</w:t>
      </w:r>
      <w:bookmarkEnd w:id="14"/>
    </w:p>
    <w:p w14:paraId="1A6627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车牌颜色：无钻取交互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车位编号：点击跳转 “车位详情弹窗”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入场时间：无钻取交互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记录类型：点击筛选同类型入场记录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状态：点击筛选同状态入场记录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场站：点击筛选同场站入场记录</w:t>
      </w:r>
    </w:p>
    <w:p w14:paraId="2122A6CC">
      <w:pPr>
        <w:spacing w:before="240" w:after="120" w:line="288" w:lineRule="auto"/>
        <w:ind w:left="0"/>
        <w:jc w:val="left"/>
        <w:outlineLvl w:val="5"/>
      </w:pPr>
      <w:bookmarkStart w:id="15" w:name="heading_15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15"/>
    </w:p>
    <w:p w14:paraId="7AC4A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操作人：点击筛选同操作人入场记录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操作时间：无钻取交互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修正日志标记：非高频使用，无需钻取</w:t>
      </w:r>
    </w:p>
    <w:p w14:paraId="51C592B3">
      <w:pPr>
        <w:spacing w:before="240" w:after="120" w:line="288" w:lineRule="auto"/>
        <w:ind w:left="0"/>
        <w:jc w:val="left"/>
        <w:outlineLvl w:val="5"/>
      </w:pPr>
      <w:bookmarkStart w:id="16" w:name="heading_16"/>
      <w:r>
        <w:rPr>
          <w:rFonts w:ascii="Arial" w:hAnsi="Arial" w:eastAsia="等线" w:cs="Arial"/>
          <w:b/>
          <w:sz w:val="24"/>
        </w:rPr>
        <w:t>4）列表页交互操作按钮：</w:t>
      </w:r>
      <w:bookmarkEnd w:id="16"/>
    </w:p>
    <w:p w14:paraId="76726A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◆列表页操作按钮：筛选、导出、补录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“补录”：打开右侧抽屉弹窗，必填字段标 * 提示，自动校验车牌与车位匹配性，保存后返回列表页并刷新，补录后记录状态默认设为正常记录；字段包括：车牌 \</w:t>
      </w:r>
      <w:r>
        <w:rPr>
          <w:rFonts w:ascii="Arial" w:hAnsi="Arial" w:eastAsia="等线" w:cs="Arial"/>
          <w:i/>
          <w:sz w:val="22"/>
        </w:rPr>
        <w:t>、车牌颜色 \</w:t>
      </w:r>
      <w:r>
        <w:rPr>
          <w:rFonts w:ascii="Arial" w:hAnsi="Arial" w:eastAsia="等线" w:cs="Arial"/>
          <w:sz w:val="22"/>
        </w:rPr>
        <w:t>、车位编号 \</w:t>
      </w:r>
      <w:r>
        <w:rPr>
          <w:rFonts w:ascii="Arial" w:hAnsi="Arial" w:eastAsia="等线" w:cs="Arial"/>
          <w:i/>
          <w:sz w:val="22"/>
        </w:rPr>
        <w:t>、入场时间 \</w:t>
      </w:r>
      <w:r>
        <w:rPr>
          <w:rFonts w:ascii="Arial" w:hAnsi="Arial" w:eastAsia="等线" w:cs="Arial"/>
          <w:sz w:val="22"/>
        </w:rPr>
        <w:t>、场站 *、备注；</w:t>
      </w:r>
    </w:p>
    <w:p w14:paraId="210D08E2">
      <w:pPr>
        <w:spacing w:before="240" w:after="120" w:line="288" w:lineRule="auto"/>
        <w:ind w:left="0"/>
        <w:jc w:val="left"/>
        <w:outlineLvl w:val="5"/>
      </w:pPr>
      <w:bookmarkStart w:id="17" w:name="heading_17"/>
      <w:r>
        <w:rPr>
          <w:rFonts w:ascii="Arial" w:hAnsi="Arial" w:eastAsia="等线" w:cs="Arial"/>
          <w:b/>
          <w:sz w:val="24"/>
        </w:rPr>
        <w:t>5）列表行交互操作按钮：</w:t>
      </w:r>
      <w:bookmarkEnd w:id="17"/>
    </w:p>
    <w:p w14:paraId="6EC47B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【正常记录】编辑、查看；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【异常记录】修正、查看。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◆列表行交互按钮：编辑、修正、查看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“编辑”：打开右侧抽屉弹窗，仅可编辑非核心配置字段（备注、车位编号），自动校验车位占用状态，保存后更新记录信息，生成修改日志，刷新列表；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“修正”：打开右侧抽屉弹窗，可编辑记录全量非核心字段，支持上传佐证图片，自动校验数据合法性，保存后更新记录状态为正常记录，生成修正操作日志，刷新列表；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“查看”：打开右侧抽屉弹窗，展示入场记录完整信息（含车牌、车位、入场时间、状态、场站、操作人、操作时间）、修改日志，弹窗支持关闭 / 收起；</w:t>
      </w:r>
    </w:p>
    <w:p w14:paraId="0B3A3230">
      <w:pPr>
        <w:spacing w:before="240" w:after="120" w:line="288" w:lineRule="auto"/>
        <w:ind w:left="0"/>
        <w:jc w:val="left"/>
        <w:outlineLvl w:val="5"/>
      </w:pPr>
      <w:bookmarkStart w:id="18" w:name="heading_18"/>
      <w:r>
        <w:rPr>
          <w:rFonts w:ascii="Arial" w:hAnsi="Arial" w:eastAsia="等线" w:cs="Arial"/>
          <w:b/>
          <w:sz w:val="24"/>
        </w:rPr>
        <w:t>6）弹窗内交互操作按钮：</w:t>
      </w:r>
      <w:bookmarkEnd w:id="18"/>
    </w:p>
    <w:p w14:paraId="19F06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“确认”：执行修正确认操作，关闭弹窗并刷新列表；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5D3B99B0">
      <w:pPr>
        <w:spacing w:before="240" w:after="120" w:line="288" w:lineRule="auto"/>
        <w:ind w:left="0"/>
        <w:jc w:val="left"/>
        <w:outlineLvl w:val="5"/>
      </w:pPr>
      <w:bookmarkStart w:id="19" w:name="heading_19"/>
      <w:r>
        <w:rPr>
          <w:rFonts w:ascii="Arial" w:hAnsi="Arial" w:eastAsia="等线" w:cs="Arial"/>
          <w:b/>
          <w:sz w:val="24"/>
        </w:rPr>
        <w:t>7）数据可视化图表：</w:t>
      </w:r>
      <w:bookmarkEnd w:id="19"/>
    </w:p>
    <w:p w14:paraId="0588A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◆数据可视化名称：入场记录统计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指标分析→2.1. 运行效能指标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〖折线图〗入场量趋势，点击折线数据点钻取筛选对应日期的入场记录列表；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〖柱状图〗各时段入场量，点击柱形钻取筛选对应时段的入场记录列表；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〖卡片〗今日入场量，点击数字钻取跳转今日的入场记录列表；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〖卡片〗入场峰值，点击数字钻取跳转峰值时段的入场记录列表；</w:t>
      </w:r>
    </w:p>
    <w:p w14:paraId="11F0B4D3">
      <w:pPr>
        <w:spacing w:before="240" w:after="120" w:line="288" w:lineRule="auto"/>
        <w:ind w:left="0"/>
        <w:jc w:val="left"/>
        <w:outlineLvl w:val="5"/>
      </w:pPr>
      <w:bookmarkStart w:id="20" w:name="heading_20"/>
      <w:r>
        <w:rPr>
          <w:rFonts w:ascii="Arial" w:hAnsi="Arial" w:eastAsia="等线" w:cs="Arial"/>
          <w:b/>
          <w:sz w:val="24"/>
        </w:rPr>
        <w:t>8）其他说明：</w:t>
      </w:r>
      <w:bookmarkEnd w:id="20"/>
    </w:p>
    <w:p w14:paraId="651B7F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车位表、场站表松耦合，支持场站独立配置；所有操作留存审计日志，包含操作人、操作时间、操作内容，满足追溯需求；支持入场记录的实时同步，支持特殊车辆入场权限的校验，适配入场记录全生命周期管理。</w:t>
      </w:r>
    </w:p>
    <w:p w14:paraId="403A48E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512D925">
      <w:pPr>
        <w:spacing w:before="240" w:after="120" w:line="288" w:lineRule="auto"/>
        <w:ind w:left="0"/>
        <w:jc w:val="left"/>
        <w:outlineLvl w:val="4"/>
      </w:pPr>
      <w:bookmarkStart w:id="21" w:name="heading_21"/>
      <w:r>
        <w:rPr>
          <w:rFonts w:ascii="Arial" w:hAnsi="Arial" w:eastAsia="等线" w:cs="Arial"/>
          <w:b/>
          <w:sz w:val="24"/>
        </w:rPr>
        <w:t>（3） 无牌入场〖unplate-enter〗（无牌入场表：unplate_enter）</w:t>
      </w:r>
      <w:bookmarkEnd w:id="21"/>
    </w:p>
    <w:p w14:paraId="23170020">
      <w:pPr>
        <w:spacing w:before="240" w:after="120" w:line="288" w:lineRule="auto"/>
        <w:ind w:left="0"/>
        <w:jc w:val="left"/>
        <w:outlineLvl w:val="5"/>
      </w:pPr>
      <w:bookmarkStart w:id="22" w:name="heading_22"/>
      <w:r>
        <w:rPr>
          <w:rFonts w:ascii="Arial" w:hAnsi="Arial" w:eastAsia="等线" w:cs="Arial"/>
          <w:b/>
          <w:sz w:val="24"/>
        </w:rPr>
        <w:t>1）闭环流程节点：手动录入→信息校验→记录生成→记录同步</w:t>
      </w:r>
      <w:bookmarkEnd w:id="22"/>
    </w:p>
    <w:p w14:paraId="4EC1DE65">
      <w:pPr>
        <w:spacing w:before="240" w:after="120" w:line="288" w:lineRule="auto"/>
        <w:ind w:left="0"/>
        <w:jc w:val="left"/>
        <w:outlineLvl w:val="5"/>
      </w:pPr>
      <w:bookmarkStart w:id="23" w:name="heading_23"/>
      <w:r>
        <w:rPr>
          <w:rFonts w:ascii="Arial" w:hAnsi="Arial" w:eastAsia="等线" w:cs="Arial"/>
          <w:b/>
          <w:sz w:val="24"/>
        </w:rPr>
        <w:t>2）展示字段及其钻取交互：</w:t>
      </w:r>
      <w:bookmarkEnd w:id="23"/>
    </w:p>
    <w:p w14:paraId="3DB00B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车辆类型：点击筛选同类型无牌入场记录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车辆颜色：无钻取交互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联系电话：点击跳转 “用户详情弹窗”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登记时间：无钻取交互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审核状态：点击筛选同状态无牌入场记录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场站：点击筛选同场站无牌入场记录</w:t>
      </w:r>
    </w:p>
    <w:p w14:paraId="5A07A013">
      <w:pPr>
        <w:spacing w:before="240" w:after="120" w:line="288" w:lineRule="auto"/>
        <w:ind w:left="0"/>
        <w:jc w:val="left"/>
        <w:outlineLvl w:val="5"/>
      </w:pPr>
      <w:bookmarkStart w:id="24" w:name="heading_24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24"/>
    </w:p>
    <w:p w14:paraId="7CD43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审核人：点击筛选同审核人无牌入场记录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审核意见：非高频使用，无需钻取</w:t>
      </w:r>
    </w:p>
    <w:p w14:paraId="7FB4AEB7">
      <w:pPr>
        <w:spacing w:before="240" w:after="120" w:line="288" w:lineRule="auto"/>
        <w:ind w:left="0"/>
        <w:jc w:val="left"/>
        <w:outlineLvl w:val="5"/>
      </w:pPr>
      <w:bookmarkStart w:id="25" w:name="heading_25"/>
      <w:r>
        <w:rPr>
          <w:rFonts w:ascii="Arial" w:hAnsi="Arial" w:eastAsia="等线" w:cs="Arial"/>
          <w:b/>
          <w:sz w:val="24"/>
        </w:rPr>
        <w:t>4）列表页交互操作按钮：</w:t>
      </w:r>
      <w:bookmarkEnd w:id="25"/>
    </w:p>
    <w:p w14:paraId="7EBCAB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◆列表页操作按钮：筛选、导出、新增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“筛选”：展开顶部全字段筛选面板（车辆类型、审核状态、场站、时间范围），输入条件后实时刷新列表匹配结果，支持清空筛选条件一键重置；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“新增”：打开右侧抽屉弹窗，必填字段标 * 提示，自动校验联系电话格式，保存后返回列表页并刷新，新增后审核状态默认设为待审核；字段包括：车辆类型 \</w:t>
      </w:r>
      <w:r>
        <w:rPr>
          <w:rFonts w:ascii="Arial" w:hAnsi="Arial" w:eastAsia="等线" w:cs="Arial"/>
          <w:i/>
          <w:sz w:val="22"/>
        </w:rPr>
        <w:t>、车辆颜色 \</w:t>
      </w:r>
      <w:r>
        <w:rPr>
          <w:rFonts w:ascii="Arial" w:hAnsi="Arial" w:eastAsia="等线" w:cs="Arial"/>
          <w:sz w:val="22"/>
        </w:rPr>
        <w:t>、联系电话 \</w:t>
      </w:r>
      <w:r>
        <w:rPr>
          <w:rFonts w:ascii="Arial" w:hAnsi="Arial" w:eastAsia="等线" w:cs="Arial"/>
          <w:i/>
          <w:sz w:val="22"/>
        </w:rPr>
        <w:t>、场站 \</w:t>
      </w:r>
      <w:r>
        <w:rPr>
          <w:rFonts w:ascii="Arial" w:hAnsi="Arial" w:eastAsia="等线" w:cs="Arial"/>
          <w:sz w:val="22"/>
        </w:rPr>
        <w:t>、备注；</w:t>
      </w:r>
    </w:p>
    <w:p w14:paraId="1BEFD822">
      <w:pPr>
        <w:spacing w:before="240" w:after="120" w:line="288" w:lineRule="auto"/>
        <w:ind w:left="0"/>
        <w:jc w:val="left"/>
        <w:outlineLvl w:val="5"/>
      </w:pPr>
      <w:bookmarkStart w:id="26" w:name="heading_26"/>
      <w:r>
        <w:rPr>
          <w:rFonts w:ascii="Arial" w:hAnsi="Arial" w:eastAsia="等线" w:cs="Arial"/>
          <w:b/>
          <w:sz w:val="24"/>
        </w:rPr>
        <w:t>5）列表行交互操作按钮：</w:t>
      </w:r>
      <w:bookmarkEnd w:id="26"/>
    </w:p>
    <w:p w14:paraId="32F4B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【待审核】审核、查看；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【已通过】确认、查看；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【已驳回】修正、查看。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◆列表行交互按钮：审核、确认、修正、查看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“审核”：打开右侧抽屉弹窗，选择审核结果（通过 / 驳回），填写审核意见（必填 *），保存后更新审核状态，推送审核结果通知至登记人，刷新列表；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“确认”：无需弹窗即时交互，确认无牌入场信息后同步数据至入场记录模块，更新记录状态为已确认，刷新列表；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“修正”：打开右侧抽屉弹窗，可编辑车辆信息、联系电话等字段，保存后更新审核状态为待审核，重新进入审核流程，刷新列表；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“查看”：打开右侧抽屉弹窗，展示无牌入场完整信息（含车辆信息、联系电话、登记时间、审核状态、场站、审核人、审核时间）、审核日志，弹窗支持关闭 / 收起；</w:t>
      </w:r>
    </w:p>
    <w:p w14:paraId="35D5C940">
      <w:pPr>
        <w:spacing w:before="240" w:after="120" w:line="288" w:lineRule="auto"/>
        <w:ind w:left="0"/>
        <w:jc w:val="left"/>
        <w:outlineLvl w:val="5"/>
      </w:pPr>
      <w:bookmarkStart w:id="27" w:name="heading_27"/>
      <w:r>
        <w:rPr>
          <w:rFonts w:ascii="Arial" w:hAnsi="Arial" w:eastAsia="等线" w:cs="Arial"/>
          <w:b/>
          <w:sz w:val="24"/>
        </w:rPr>
        <w:t>6）弹窗内交互操作按钮：</w:t>
      </w:r>
      <w:bookmarkEnd w:id="27"/>
    </w:p>
    <w:p w14:paraId="4DE19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“确认”：执行审核确认操作，关闭弹窗并刷新列表；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772B4FF9">
      <w:pPr>
        <w:spacing w:before="240" w:after="120" w:line="288" w:lineRule="auto"/>
        <w:ind w:left="0"/>
        <w:jc w:val="left"/>
        <w:outlineLvl w:val="5"/>
      </w:pPr>
      <w:bookmarkStart w:id="28" w:name="heading_28"/>
      <w:r>
        <w:rPr>
          <w:rFonts w:ascii="Arial" w:hAnsi="Arial" w:eastAsia="等线" w:cs="Arial"/>
          <w:b/>
          <w:sz w:val="24"/>
        </w:rPr>
        <w:t>7）数据可视化图表：</w:t>
      </w:r>
      <w:bookmarkEnd w:id="28"/>
    </w:p>
    <w:p w14:paraId="66B08A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◆数据可视化名称：无牌入场统计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◇数据可视化类别：3. 风险预警→3.4. 异常预警视图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〖柱状图〗各场站无牌入场量，点击柱形钻取筛选对应场站的无牌入场记录列表；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〖卡片〗无牌入场量，点击数字钻取跳转所有无牌入场记录列表；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〖卡片〗审核通过率，点击数字钻取跳转已通过状态的无牌入场记录列表；</w:t>
      </w:r>
    </w:p>
    <w:p w14:paraId="41E2A8FB">
      <w:pPr>
        <w:spacing w:before="240" w:after="120" w:line="288" w:lineRule="auto"/>
        <w:ind w:left="0"/>
        <w:jc w:val="left"/>
        <w:outlineLvl w:val="5"/>
      </w:pPr>
      <w:bookmarkStart w:id="29" w:name="heading_29"/>
      <w:r>
        <w:rPr>
          <w:rFonts w:ascii="Arial" w:hAnsi="Arial" w:eastAsia="等线" w:cs="Arial"/>
          <w:b/>
          <w:sz w:val="24"/>
        </w:rPr>
        <w:t>8）其他说明：</w:t>
      </w:r>
      <w:bookmarkEnd w:id="29"/>
    </w:p>
    <w:p w14:paraId="1811F4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用户表、场站表松耦合，支持场站独立配置；所有操作留存审计日志，包含操作人、操作时间、操作内容，满足追溯需求；支持无牌车的扫码登记、人工审核入场，解决无牌车的通行管理问题，适配无牌车入场的全流程管控。</w:t>
      </w:r>
    </w:p>
    <w:p w14:paraId="65642B6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C68E114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2、在停管理〖in-park-mgmt〗</w:t>
      </w:r>
      <w:bookmarkEnd w:id="30"/>
    </w:p>
    <w:p w14:paraId="60F9E8BC">
      <w:pPr>
        <w:spacing w:before="240" w:after="120" w:line="288" w:lineRule="auto"/>
        <w:ind w:left="0"/>
        <w:jc w:val="left"/>
        <w:outlineLvl w:val="4"/>
      </w:pPr>
      <w:bookmarkStart w:id="31" w:name="heading_31"/>
      <w:r>
        <w:rPr>
          <w:rFonts w:ascii="Arial" w:hAnsi="Arial" w:eastAsia="等线" w:cs="Arial"/>
          <w:b/>
          <w:sz w:val="24"/>
        </w:rPr>
        <w:t>（1） 在停状态〖in-park-status〗（在停状态表：in_park_status）</w:t>
      </w:r>
      <w:bookmarkEnd w:id="31"/>
    </w:p>
    <w:p w14:paraId="26332C82">
      <w:pPr>
        <w:spacing w:before="240" w:after="120" w:line="288" w:lineRule="auto"/>
        <w:ind w:left="0"/>
        <w:jc w:val="left"/>
        <w:outlineLvl w:val="5"/>
      </w:pPr>
      <w:bookmarkStart w:id="32" w:name="heading_32"/>
      <w:r>
        <w:rPr>
          <w:rFonts w:ascii="Arial" w:hAnsi="Arial" w:eastAsia="等线" w:cs="Arial"/>
          <w:b/>
          <w:sz w:val="24"/>
        </w:rPr>
        <w:t>1）闭环流程节点：状态采集→状态更新→异常标记→状态同步</w:t>
      </w:r>
      <w:bookmarkEnd w:id="32"/>
    </w:p>
    <w:p w14:paraId="21A7B854">
      <w:pPr>
        <w:spacing w:before="240" w:after="120" w:line="288" w:lineRule="auto"/>
        <w:ind w:left="0"/>
        <w:jc w:val="left"/>
        <w:outlineLvl w:val="5"/>
      </w:pPr>
      <w:bookmarkStart w:id="33" w:name="heading_33"/>
      <w:r>
        <w:rPr>
          <w:rFonts w:ascii="Arial" w:hAnsi="Arial" w:eastAsia="等线" w:cs="Arial"/>
          <w:b/>
          <w:sz w:val="24"/>
        </w:rPr>
        <w:t>2）展示字段及其钻取交互：</w:t>
      </w:r>
      <w:bookmarkEnd w:id="33"/>
    </w:p>
    <w:p w14:paraId="1193D7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车位：点击跳转 “车位详情弹窗”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入场时间：无钻取交互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在停时长：无钻取交互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状态：点击筛选同状态在停记录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场站：点击筛选同场站在停记录</w:t>
      </w:r>
    </w:p>
    <w:p w14:paraId="7883D5ED">
      <w:pPr>
        <w:spacing w:before="240" w:after="120" w:line="288" w:lineRule="auto"/>
        <w:ind w:left="0"/>
        <w:jc w:val="left"/>
        <w:outlineLvl w:val="5"/>
      </w:pPr>
      <w:bookmarkStart w:id="34" w:name="heading_34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34"/>
    </w:p>
    <w:p w14:paraId="70AC18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最后更新时间：非高频使用，无需钻取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异常标记时间：无钻取交互</w:t>
      </w:r>
    </w:p>
    <w:p w14:paraId="3B5FA2AA">
      <w:pPr>
        <w:spacing w:before="240" w:after="120" w:line="288" w:lineRule="auto"/>
        <w:ind w:left="0"/>
        <w:jc w:val="left"/>
        <w:outlineLvl w:val="5"/>
      </w:pPr>
      <w:bookmarkStart w:id="35" w:name="heading_35"/>
      <w:r>
        <w:rPr>
          <w:rFonts w:ascii="Arial" w:hAnsi="Arial" w:eastAsia="等线" w:cs="Arial"/>
          <w:b/>
          <w:sz w:val="24"/>
        </w:rPr>
        <w:t>4）列表页交互操作按钮：</w:t>
      </w:r>
      <w:bookmarkEnd w:id="35"/>
    </w:p>
    <w:p w14:paraId="077891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◆列表页操作按钮：筛选、导出、定位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“定位”：选中列表行数据后，打开地图弹窗，自动定位至该车辆停放的车位位置，展示周边泊位状态；</w:t>
      </w:r>
    </w:p>
    <w:p w14:paraId="5B3DD4BA">
      <w:pPr>
        <w:spacing w:before="240" w:after="120" w:line="288" w:lineRule="auto"/>
        <w:ind w:left="0"/>
        <w:jc w:val="left"/>
        <w:outlineLvl w:val="5"/>
      </w:pPr>
      <w:bookmarkStart w:id="36" w:name="heading_36"/>
      <w:r>
        <w:rPr>
          <w:rFonts w:ascii="Arial" w:hAnsi="Arial" w:eastAsia="等线" w:cs="Arial"/>
          <w:b/>
          <w:sz w:val="24"/>
        </w:rPr>
        <w:t>5）列表行交互操作按钮：</w:t>
      </w:r>
      <w:bookmarkEnd w:id="36"/>
    </w:p>
    <w:p w14:paraId="51DEF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【正常在停】查看、定位；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【超时长在停】提醒、查看、定位；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【异常状态】告警、查看、定位。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◆列表行交互按钮：提醒、告警、查看、定位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“提醒”：无需弹窗即时交互，推送超时挪车提醒短信至车主，更新提醒记录，刷新列表并推送操作通知；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“告警”：无需弹窗即时交互，推送异常告警至场站工作人员，标记异常状态，刷新列表；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“查看”：打开右侧抽屉弹窗，展示在停状态完整信息（含车牌、车位、入场时间、在停时长、状态、场站、最后更新时间）、状态变更日志，弹窗支持关闭 / 收起；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“定位”：打开地图弹窗，自动定位至该车辆停放的车位位置，展示周边泊位状态；</w:t>
      </w:r>
    </w:p>
    <w:p w14:paraId="4CCC083C">
      <w:pPr>
        <w:spacing w:before="240" w:after="120" w:line="288" w:lineRule="auto"/>
        <w:ind w:left="0"/>
        <w:jc w:val="left"/>
        <w:outlineLvl w:val="5"/>
      </w:pPr>
      <w:bookmarkStart w:id="37" w:name="heading_37"/>
      <w:r>
        <w:rPr>
          <w:rFonts w:ascii="Arial" w:hAnsi="Arial" w:eastAsia="等线" w:cs="Arial"/>
          <w:b/>
          <w:sz w:val="24"/>
        </w:rPr>
        <w:t>6）弹窗内交互操作按钮：</w:t>
      </w:r>
      <w:bookmarkEnd w:id="37"/>
    </w:p>
    <w:p w14:paraId="783B00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“取消”：关闭抽屉，不执行任何操作；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◇点击地图弹窗 “关闭”：关闭地图弹窗，返回列表页；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“确认”：执行提醒 / 告警操作，关闭弹窗并刷新列表；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3F42E74C">
      <w:pPr>
        <w:spacing w:before="240" w:after="120" w:line="288" w:lineRule="auto"/>
        <w:ind w:left="0"/>
        <w:jc w:val="left"/>
        <w:outlineLvl w:val="5"/>
      </w:pPr>
      <w:bookmarkStart w:id="38" w:name="heading_38"/>
      <w:r>
        <w:rPr>
          <w:rFonts w:ascii="Arial" w:hAnsi="Arial" w:eastAsia="等线" w:cs="Arial"/>
          <w:b/>
          <w:sz w:val="24"/>
        </w:rPr>
        <w:t>7）数据可视化图表：</w:t>
      </w:r>
      <w:bookmarkEnd w:id="38"/>
    </w:p>
    <w:p w14:paraId="697CC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◆数据可视化名称：在停状态统计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◇数据可视化类别：6. 资源监控→6.3. 车辆轨迹监控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〖地图〗在停车辆分布，点击车辆标记跳转 “在停车辆详情弹窗”，点击区域可筛选该区域内所有在停车辆；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〖折线图〗在停量趋势，点击折线数据点钻取筛选对应日期的在停记录列表；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〖卡片〗在停车辆数，点击数字钻取跳转所有在停车辆记录列表；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〖卡片〗超时长车辆数，点击数字钻取跳转超时长在停状态的记录列表；</w:t>
      </w:r>
    </w:p>
    <w:p w14:paraId="4C97038B">
      <w:pPr>
        <w:spacing w:before="240" w:after="120" w:line="288" w:lineRule="auto"/>
        <w:ind w:left="0"/>
        <w:jc w:val="left"/>
        <w:outlineLvl w:val="5"/>
      </w:pPr>
      <w:bookmarkStart w:id="39" w:name="heading_39"/>
      <w:r>
        <w:rPr>
          <w:rFonts w:ascii="Arial" w:hAnsi="Arial" w:eastAsia="等线" w:cs="Arial"/>
          <w:b/>
          <w:sz w:val="24"/>
        </w:rPr>
        <w:t>8）其他说明：</w:t>
      </w:r>
      <w:bookmarkEnd w:id="39"/>
    </w:p>
    <w:p w14:paraId="6E0F7A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车位表、场站表松耦合，支持场站独立配置；所有操作留存审计日志，包含操作人、操作时间、操作内容，满足追溯需求；支持在停时长的自动计算，支持超时长、无数据更新的异常标记与提醒，适配在停车辆的实时状态监控。</w:t>
      </w:r>
    </w:p>
    <w:p w14:paraId="295B16F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13E5F7">
      <w:pPr>
        <w:spacing w:before="240" w:after="120" w:line="288" w:lineRule="auto"/>
        <w:ind w:left="0"/>
        <w:jc w:val="left"/>
        <w:outlineLvl w:val="4"/>
      </w:pPr>
      <w:bookmarkStart w:id="40" w:name="heading_40"/>
      <w:r>
        <w:rPr>
          <w:rFonts w:ascii="Arial" w:hAnsi="Arial" w:eastAsia="等线" w:cs="Arial"/>
          <w:b/>
          <w:sz w:val="24"/>
        </w:rPr>
        <w:t>（2） 套牌管控〖fake-plate-control〗（套牌管控表：fake_plate_control）</w:t>
      </w:r>
      <w:bookmarkEnd w:id="40"/>
    </w:p>
    <w:p w14:paraId="18E32826">
      <w:pPr>
        <w:spacing w:before="240" w:after="120" w:line="288" w:lineRule="auto"/>
        <w:ind w:left="0"/>
        <w:jc w:val="left"/>
        <w:outlineLvl w:val="5"/>
      </w:pPr>
      <w:bookmarkStart w:id="41" w:name="heading_41"/>
      <w:r>
        <w:rPr>
          <w:rFonts w:ascii="Arial" w:hAnsi="Arial" w:eastAsia="等线" w:cs="Arial"/>
          <w:b/>
          <w:sz w:val="24"/>
        </w:rPr>
        <w:t>1）闭环流程节点：异常识别→告警推送→核查处置→状态关闭</w:t>
      </w:r>
      <w:bookmarkEnd w:id="41"/>
    </w:p>
    <w:p w14:paraId="0D8F38F3">
      <w:pPr>
        <w:spacing w:before="240" w:after="120" w:line="288" w:lineRule="auto"/>
        <w:ind w:left="0"/>
        <w:jc w:val="left"/>
        <w:outlineLvl w:val="5"/>
      </w:pPr>
      <w:bookmarkStart w:id="42" w:name="heading_42"/>
      <w:r>
        <w:rPr>
          <w:rFonts w:ascii="Arial" w:hAnsi="Arial" w:eastAsia="等线" w:cs="Arial"/>
          <w:b/>
          <w:sz w:val="24"/>
        </w:rPr>
        <w:t>2）展示字段及其钻取交互：</w:t>
      </w:r>
      <w:bookmarkEnd w:id="42"/>
    </w:p>
    <w:p w14:paraId="569F9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识别时间：无钻取交互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匹配场景：点击筛选同场景套牌记录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处置状态：点击筛选同状态套牌记录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场站：点击筛选同场站套牌记录</w:t>
      </w:r>
    </w:p>
    <w:p w14:paraId="781DF5F4">
      <w:pPr>
        <w:spacing w:before="240" w:after="120" w:line="288" w:lineRule="auto"/>
        <w:ind w:left="0"/>
        <w:jc w:val="left"/>
        <w:outlineLvl w:val="5"/>
      </w:pPr>
      <w:bookmarkStart w:id="43" w:name="heading_43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43"/>
    </w:p>
    <w:p w14:paraId="431B27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处置人：点击筛选同处置人套牌记录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处置进度：非高频使用，无需钻取</w:t>
      </w:r>
    </w:p>
    <w:p w14:paraId="54D93D84">
      <w:pPr>
        <w:spacing w:before="240" w:after="120" w:line="288" w:lineRule="auto"/>
        <w:ind w:left="0"/>
        <w:jc w:val="left"/>
        <w:outlineLvl w:val="5"/>
      </w:pPr>
      <w:bookmarkStart w:id="44" w:name="heading_44"/>
      <w:r>
        <w:rPr>
          <w:rFonts w:ascii="Arial" w:hAnsi="Arial" w:eastAsia="等线" w:cs="Arial"/>
          <w:b/>
          <w:sz w:val="24"/>
        </w:rPr>
        <w:t>4）列表页交互操作按钮：</w:t>
      </w:r>
      <w:bookmarkEnd w:id="44"/>
    </w:p>
    <w:p w14:paraId="5B5CF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◆列表页操作按钮：筛选、导出、批量处置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“筛选”：展开顶部全字段筛选面板（车牌、处置状态、场站、时间范围），输入条件后实时刷新列表匹配结果，支持清空筛选条件一键重置；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“批量处置”：勾选列表行未处理状态数据，打开右侧抽屉弹窗，批量填写处置方式、处置备注，自动校验选中数据状态，保存后批量更新处置状态为处理中，刷新列表；</w:t>
      </w:r>
    </w:p>
    <w:p w14:paraId="2E4CAD0E">
      <w:pPr>
        <w:spacing w:before="240" w:after="120" w:line="288" w:lineRule="auto"/>
        <w:ind w:left="0"/>
        <w:jc w:val="left"/>
        <w:outlineLvl w:val="5"/>
      </w:pPr>
      <w:bookmarkStart w:id="45" w:name="heading_45"/>
      <w:r>
        <w:rPr>
          <w:rFonts w:ascii="Arial" w:hAnsi="Arial" w:eastAsia="等线" w:cs="Arial"/>
          <w:b/>
          <w:sz w:val="24"/>
        </w:rPr>
        <w:t>5）列表行交互操作按钮：</w:t>
      </w:r>
      <w:bookmarkEnd w:id="45"/>
    </w:p>
    <w:p w14:paraId="56455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【未处理】核查、忽略、查看；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【处理中】更新进度、查看；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【已关闭】查看。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◆列表行交互按钮：核查、忽略、更新进度、查看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“核查”：打开右侧抽屉弹窗，填写核查结果、核查备注，保存后更新处置状态为处理中，推送核查结果通知，刷新列表；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“忽略”：打开小型二次确认弹窗，需填写忽略理由（必填 *，≥10 字），确认后更新处置状态为已关闭，标记为忽略记录，取消则关闭弹窗无操作；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“更新进度”：打开右侧抽屉弹窗，更新处置进度、处置备注，保存后更新处置状态，刷新列表；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“查看”：打开右侧抽屉弹窗，展示套牌管控完整信息（含车牌、识别时间、匹配场景、处置状态、场站、处置人、处置时间）、处置日志，弹窗支持关闭 / 收起；</w:t>
      </w:r>
    </w:p>
    <w:p w14:paraId="7BABF33C">
      <w:pPr>
        <w:spacing w:before="240" w:after="120" w:line="288" w:lineRule="auto"/>
        <w:ind w:left="0"/>
        <w:jc w:val="left"/>
        <w:outlineLvl w:val="5"/>
      </w:pPr>
      <w:bookmarkStart w:id="46" w:name="heading_46"/>
      <w:r>
        <w:rPr>
          <w:rFonts w:ascii="Arial" w:hAnsi="Arial" w:eastAsia="等线" w:cs="Arial"/>
          <w:b/>
          <w:sz w:val="24"/>
        </w:rPr>
        <w:t>6）弹窗内交互操作按钮：</w:t>
      </w:r>
      <w:bookmarkEnd w:id="46"/>
    </w:p>
    <w:p w14:paraId="3E0BC4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“确认”：执行忽略操作，关闭弹窗并刷新列表；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“取消”：关闭弹窗，不执行忽略操作。</w:t>
      </w:r>
    </w:p>
    <w:p w14:paraId="3E248EEF">
      <w:pPr>
        <w:spacing w:before="240" w:after="120" w:line="288" w:lineRule="auto"/>
        <w:ind w:left="0"/>
        <w:jc w:val="left"/>
        <w:outlineLvl w:val="5"/>
      </w:pPr>
      <w:bookmarkStart w:id="47" w:name="heading_47"/>
      <w:r>
        <w:rPr>
          <w:rFonts w:ascii="Arial" w:hAnsi="Arial" w:eastAsia="等线" w:cs="Arial"/>
          <w:b/>
          <w:sz w:val="24"/>
        </w:rPr>
        <w:t>7）数据可视化图表：</w:t>
      </w:r>
      <w:bookmarkEnd w:id="47"/>
    </w:p>
    <w:p w14:paraId="2EE16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◆数据可视化名称：套牌管控统计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◇数据可视化类别：3. 风险预警→3.4. 异常预警视图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〖折线图〗套牌识别趋势，点击折线数据点钻取筛选对应日期的套牌记录列表；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〖柱状图〗各场站套牌数，点击柱形钻取筛选对应场站的套牌记录列表；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〖卡片〗待处置套牌数，点击数字钻取跳转未处理状态的套牌记录列表；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〖卡片〗处置完成率，点击数字钻取跳转已关闭状态的套牌记录列表；</w:t>
      </w:r>
    </w:p>
    <w:p w14:paraId="53B1BCB5">
      <w:pPr>
        <w:spacing w:before="240" w:after="120" w:line="288" w:lineRule="auto"/>
        <w:ind w:left="0"/>
        <w:jc w:val="left"/>
        <w:outlineLvl w:val="5"/>
      </w:pPr>
      <w:bookmarkStart w:id="48" w:name="heading_48"/>
      <w:r>
        <w:rPr>
          <w:rFonts w:ascii="Arial" w:hAnsi="Arial" w:eastAsia="等线" w:cs="Arial"/>
          <w:b/>
          <w:sz w:val="24"/>
        </w:rPr>
        <w:t>8）其他说明：</w:t>
      </w:r>
      <w:bookmarkEnd w:id="48"/>
    </w:p>
    <w:p w14:paraId="5903D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场站表松耦合，支持场站独立配置；所有操作留存审计日志，包含操作人、操作时间、操作内容，满足追溯需求；支持同一车牌多区域在停、车牌车型不匹配的套牌识别，实现套牌的告警、核查、处置全流程，保障通行安全。</w:t>
      </w:r>
    </w:p>
    <w:p w14:paraId="7FD7279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5E4D7E">
      <w:pPr>
        <w:spacing w:before="240" w:after="120" w:line="288" w:lineRule="auto"/>
        <w:ind w:left="0"/>
        <w:jc w:val="left"/>
        <w:outlineLvl w:val="4"/>
      </w:pPr>
      <w:bookmarkStart w:id="49" w:name="heading_49"/>
      <w:r>
        <w:rPr>
          <w:rFonts w:ascii="Arial" w:hAnsi="Arial" w:eastAsia="等线" w:cs="Arial"/>
          <w:b/>
          <w:sz w:val="24"/>
        </w:rPr>
        <w:t>（3） 油车占位处置〖oil-car-handle〗（油车处置表：oil_car_handle）</w:t>
      </w:r>
      <w:bookmarkEnd w:id="49"/>
    </w:p>
    <w:p w14:paraId="5BFB747A">
      <w:pPr>
        <w:spacing w:before="240" w:after="120" w:line="288" w:lineRule="auto"/>
        <w:ind w:left="0"/>
        <w:jc w:val="left"/>
        <w:outlineLvl w:val="5"/>
      </w:pPr>
      <w:bookmarkStart w:id="50" w:name="heading_50"/>
      <w:r>
        <w:rPr>
          <w:rFonts w:ascii="Arial" w:hAnsi="Arial" w:eastAsia="等线" w:cs="Arial"/>
          <w:b/>
          <w:sz w:val="24"/>
        </w:rPr>
        <w:t>1）闭环流程节点：占位识别→告警推送→处置执行→状态关闭</w:t>
      </w:r>
      <w:bookmarkEnd w:id="50"/>
    </w:p>
    <w:p w14:paraId="4D1D802D">
      <w:pPr>
        <w:spacing w:before="240" w:after="120" w:line="288" w:lineRule="auto"/>
        <w:ind w:left="0"/>
        <w:jc w:val="left"/>
        <w:outlineLvl w:val="5"/>
      </w:pPr>
      <w:bookmarkStart w:id="51" w:name="heading_51"/>
      <w:r>
        <w:rPr>
          <w:rFonts w:ascii="Arial" w:hAnsi="Arial" w:eastAsia="等线" w:cs="Arial"/>
          <w:b/>
          <w:sz w:val="24"/>
        </w:rPr>
        <w:t>2）展示字段及其钻取交互：</w:t>
      </w:r>
      <w:bookmarkEnd w:id="51"/>
    </w:p>
    <w:p w14:paraId="240A6A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车位：点击跳转 “车位详情弹窗”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识别时间：无钻取交互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占位类型：点击筛选同类型占位记录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处置状态：点击筛选同状态处置记录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场站：点击筛选同场站处置记录</w:t>
      </w:r>
    </w:p>
    <w:p w14:paraId="73AE7876">
      <w:pPr>
        <w:spacing w:before="240" w:after="120" w:line="288" w:lineRule="auto"/>
        <w:ind w:left="0"/>
        <w:jc w:val="left"/>
        <w:outlineLvl w:val="5"/>
      </w:pPr>
      <w:bookmarkStart w:id="52" w:name="heading_52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52"/>
    </w:p>
    <w:p w14:paraId="503E57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处置人：点击筛选同处置人处置记录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处置方式：非高频使用，无需钻取</w:t>
      </w:r>
    </w:p>
    <w:p w14:paraId="49A0A311">
      <w:pPr>
        <w:spacing w:before="240" w:after="120" w:line="288" w:lineRule="auto"/>
        <w:ind w:left="0"/>
        <w:jc w:val="left"/>
        <w:outlineLvl w:val="5"/>
      </w:pPr>
      <w:bookmarkStart w:id="53" w:name="heading_53"/>
      <w:r>
        <w:rPr>
          <w:rFonts w:ascii="Arial" w:hAnsi="Arial" w:eastAsia="等线" w:cs="Arial"/>
          <w:b/>
          <w:sz w:val="24"/>
        </w:rPr>
        <w:t>4）列表页交互操作按钮：</w:t>
      </w:r>
      <w:bookmarkEnd w:id="53"/>
    </w:p>
    <w:p w14:paraId="579CA2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◆列表页操作按钮：筛选、导出、批量处置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“筛选”：展开顶部全字段筛选面板（车牌、处置状态、场站、时间范围），输入条件后实时刷新列表匹配结果，支持清空筛选条件一键重置；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“批量处置”：勾选列表行未处理状态数据，打开右侧抽屉弹窗，批量填写处置方式、处置备注，自动校验选中数据状态，保存后批量更新处置状态为处理中，刷新列表；</w:t>
      </w:r>
    </w:p>
    <w:p w14:paraId="3FCFE7CD">
      <w:pPr>
        <w:spacing w:before="240" w:after="120" w:line="288" w:lineRule="auto"/>
        <w:ind w:left="0"/>
        <w:jc w:val="left"/>
        <w:outlineLvl w:val="5"/>
      </w:pPr>
      <w:bookmarkStart w:id="54" w:name="heading_54"/>
      <w:r>
        <w:rPr>
          <w:rFonts w:ascii="Arial" w:hAnsi="Arial" w:eastAsia="等线" w:cs="Arial"/>
          <w:b/>
          <w:sz w:val="24"/>
        </w:rPr>
        <w:t>5）列表行交互操作按钮：</w:t>
      </w:r>
      <w:bookmarkEnd w:id="54"/>
    </w:p>
    <w:p w14:paraId="4523F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【未处理】处置、忽略、查看；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【处理中】更新进度、查看；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【已关闭】查看。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◆列表行交互按钮：处置、忽略、更新进度、查看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“处置”：打开右侧抽屉弹窗，填写处置方式（必填 *）、处置备注，自动校验字段长度，保存后更新处置状态为处理中，推送处置完成提醒，刷新列表；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“忽略”：打开小型二次确认弹窗，需填写忽略理由（必填 *，≥10 字），确认后更新处置状态为已关闭，标记为忽略记录，取消则关闭弹窗无操作；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“更新进度”：打开右侧抽屉弹窗，更新处置进度、处置备注，保存后更新处置状态，刷新列表；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“查看”：打开右侧抽屉弹窗，展示处置完整信息（含车牌、车位、识别时间、占位类型、处置状态、场站、处置人、处置时间）、处理日志，弹窗支持关闭 / 收起；</w:t>
      </w:r>
    </w:p>
    <w:p w14:paraId="70A23D9F">
      <w:pPr>
        <w:spacing w:before="240" w:after="120" w:line="288" w:lineRule="auto"/>
        <w:ind w:left="0"/>
        <w:jc w:val="left"/>
        <w:outlineLvl w:val="5"/>
      </w:pPr>
      <w:bookmarkStart w:id="55" w:name="heading_55"/>
      <w:r>
        <w:rPr>
          <w:rFonts w:ascii="Arial" w:hAnsi="Arial" w:eastAsia="等线" w:cs="Arial"/>
          <w:b/>
          <w:sz w:val="24"/>
        </w:rPr>
        <w:t>6）弹窗内交互操作按钮：</w:t>
      </w:r>
      <w:bookmarkEnd w:id="55"/>
    </w:p>
    <w:p w14:paraId="4F7C97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“确认”：执行忽略操作，关闭弹窗并刷新列表；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“取消”：关闭弹窗，不执行忽略操作。</w:t>
      </w:r>
    </w:p>
    <w:p w14:paraId="5F15948D">
      <w:pPr>
        <w:spacing w:before="240" w:after="120" w:line="288" w:lineRule="auto"/>
        <w:ind w:left="0"/>
        <w:jc w:val="left"/>
        <w:outlineLvl w:val="5"/>
      </w:pPr>
      <w:bookmarkStart w:id="56" w:name="heading_56"/>
      <w:r>
        <w:rPr>
          <w:rFonts w:ascii="Arial" w:hAnsi="Arial" w:eastAsia="等线" w:cs="Arial"/>
          <w:b/>
          <w:sz w:val="24"/>
        </w:rPr>
        <w:t>7）数据可视化图表：</w:t>
      </w:r>
      <w:bookmarkEnd w:id="56"/>
    </w:p>
    <w:p w14:paraId="63031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◆数据可视化名称：油车处置统计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◇数据可视化类别：3. 风险预警→3.4. 异常预警视图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〖折线图〗处置进度趋势，点击折线数据点钻取筛选对应日期的处置记录列表；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〖柱状图〗各场站处置量，点击柱形钻取筛选对应场站的处置记录列表；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〖卡片〗待处置数，点击数字钻取跳转未处理状态的处置记录列表；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〖卡片〗处置完成率，点击数字钻取跳转已关闭状态的处置记录列表；</w:t>
      </w:r>
    </w:p>
    <w:p w14:paraId="78C424E3">
      <w:pPr>
        <w:spacing w:before="240" w:after="120" w:line="288" w:lineRule="auto"/>
        <w:ind w:left="0"/>
        <w:jc w:val="left"/>
        <w:outlineLvl w:val="5"/>
      </w:pPr>
      <w:bookmarkStart w:id="57" w:name="heading_57"/>
      <w:r>
        <w:rPr>
          <w:rFonts w:ascii="Arial" w:hAnsi="Arial" w:eastAsia="等线" w:cs="Arial"/>
          <w:b/>
          <w:sz w:val="24"/>
        </w:rPr>
        <w:t>8）其他说明：</w:t>
      </w:r>
      <w:bookmarkEnd w:id="57"/>
    </w:p>
    <w:p w14:paraId="7B641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车位表、场站表松耦合，支持场站独立配置；所有操作留存审计日志，包含操作人、操作时间、操作内容，满足追溯需求；支持燃油车占用充电车位的自动识别与告警，实现占位问题的全流程闭环处置，保障充电车位的有效利用。</w:t>
      </w:r>
    </w:p>
    <w:p w14:paraId="4B552F5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ADA4B2">
      <w:pPr>
        <w:spacing w:before="260" w:after="120" w:line="288" w:lineRule="auto"/>
        <w:ind w:left="0"/>
        <w:jc w:val="left"/>
        <w:outlineLvl w:val="3"/>
      </w:pPr>
      <w:bookmarkStart w:id="58" w:name="heading_58"/>
      <w:r>
        <w:rPr>
          <w:rFonts w:ascii="Arial" w:hAnsi="Arial" w:eastAsia="等线" w:cs="Arial"/>
          <w:b/>
          <w:sz w:val="28"/>
        </w:rPr>
        <w:t>3、离场管理〖leave-mgmt〗</w:t>
      </w:r>
      <w:bookmarkEnd w:id="58"/>
    </w:p>
    <w:p w14:paraId="0E0FC04D">
      <w:pPr>
        <w:spacing w:before="240" w:after="120" w:line="288" w:lineRule="auto"/>
        <w:ind w:left="0"/>
        <w:jc w:val="left"/>
        <w:outlineLvl w:val="4"/>
      </w:pPr>
      <w:bookmarkStart w:id="59" w:name="heading_59"/>
      <w:r>
        <w:rPr>
          <w:rFonts w:ascii="Arial" w:hAnsi="Arial" w:eastAsia="等线" w:cs="Arial"/>
          <w:b/>
          <w:sz w:val="24"/>
        </w:rPr>
        <w:t>（1） 离场记录〖leave-record〗（离场记录表：leave_record）</w:t>
      </w:r>
      <w:bookmarkEnd w:id="59"/>
    </w:p>
    <w:p w14:paraId="109C06CE">
      <w:pPr>
        <w:spacing w:before="240" w:after="120" w:line="288" w:lineRule="auto"/>
        <w:ind w:left="0"/>
        <w:jc w:val="left"/>
        <w:outlineLvl w:val="5"/>
      </w:pPr>
      <w:bookmarkStart w:id="60" w:name="heading_60"/>
      <w:r>
        <w:rPr>
          <w:rFonts w:ascii="Arial" w:hAnsi="Arial" w:eastAsia="等线" w:cs="Arial"/>
          <w:b/>
          <w:sz w:val="24"/>
        </w:rPr>
        <w:t>1）闭环流程节点：记录生成→费用核算→记录同步→记录归档</w:t>
      </w:r>
      <w:bookmarkEnd w:id="60"/>
    </w:p>
    <w:p w14:paraId="5CBECD0C">
      <w:pPr>
        <w:spacing w:before="240" w:after="120" w:line="288" w:lineRule="auto"/>
        <w:ind w:left="0"/>
        <w:jc w:val="left"/>
        <w:outlineLvl w:val="5"/>
      </w:pPr>
      <w:bookmarkStart w:id="61" w:name="heading_61"/>
      <w:r>
        <w:rPr>
          <w:rFonts w:ascii="Arial" w:hAnsi="Arial" w:eastAsia="等线" w:cs="Arial"/>
          <w:b/>
          <w:sz w:val="24"/>
        </w:rPr>
        <w:t>2）展示字段及其钻取交互：</w:t>
      </w:r>
      <w:bookmarkEnd w:id="61"/>
    </w:p>
    <w:p w14:paraId="71D1A6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入场时间：无钻取交互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离场时间：无钻取交互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停车时长：无钻取交互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状态：点击筛选同状态离场记录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场站：点击筛选同场站离场记录</w:t>
      </w:r>
    </w:p>
    <w:p w14:paraId="0E8F14EF">
      <w:pPr>
        <w:spacing w:before="240" w:after="120" w:line="288" w:lineRule="auto"/>
        <w:ind w:left="0"/>
        <w:jc w:val="left"/>
        <w:outlineLvl w:val="5"/>
      </w:pPr>
      <w:bookmarkStart w:id="62" w:name="heading_62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62"/>
    </w:p>
    <w:p w14:paraId="461C80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操作人：点击筛选同操作人离场记录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操作时间：无钻取交互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修正日志标记：非高频使用，无需钻取</w:t>
      </w:r>
    </w:p>
    <w:p w14:paraId="25F90A2E">
      <w:pPr>
        <w:spacing w:before="240" w:after="120" w:line="288" w:lineRule="auto"/>
        <w:ind w:left="0"/>
        <w:jc w:val="left"/>
        <w:outlineLvl w:val="5"/>
      </w:pPr>
      <w:bookmarkStart w:id="63" w:name="heading_63"/>
      <w:r>
        <w:rPr>
          <w:rFonts w:ascii="Arial" w:hAnsi="Arial" w:eastAsia="等线" w:cs="Arial"/>
          <w:b/>
          <w:sz w:val="24"/>
        </w:rPr>
        <w:t>4）列表页交互操作按钮：</w:t>
      </w:r>
      <w:bookmarkEnd w:id="63"/>
    </w:p>
    <w:p w14:paraId="0E1540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◆列表页操作按钮：筛选、导出、补录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“补录”：打开右侧抽屉弹窗，必填字段标 * 提示，自动校验入场离场时间合法性，保存后返回列表页并刷新，补录后记录状态默认设为正常记录；字段包括：车牌 \</w:t>
      </w:r>
      <w:r>
        <w:rPr>
          <w:rFonts w:ascii="Arial" w:hAnsi="Arial" w:eastAsia="等线" w:cs="Arial"/>
          <w:i/>
          <w:sz w:val="22"/>
        </w:rPr>
        <w:t>、入场时间 \</w:t>
      </w:r>
      <w:r>
        <w:rPr>
          <w:rFonts w:ascii="Arial" w:hAnsi="Arial" w:eastAsia="等线" w:cs="Arial"/>
          <w:sz w:val="22"/>
        </w:rPr>
        <w:t>、离场时间 \</w:t>
      </w:r>
      <w:r>
        <w:rPr>
          <w:rFonts w:ascii="Arial" w:hAnsi="Arial" w:eastAsia="等线" w:cs="Arial"/>
          <w:i/>
          <w:sz w:val="22"/>
        </w:rPr>
        <w:t>、场站 \</w:t>
      </w:r>
      <w:r>
        <w:rPr>
          <w:rFonts w:ascii="Arial" w:hAnsi="Arial" w:eastAsia="等线" w:cs="Arial"/>
          <w:sz w:val="22"/>
        </w:rPr>
        <w:t>、备注；</w:t>
      </w:r>
    </w:p>
    <w:p w14:paraId="6EB4E49F">
      <w:pPr>
        <w:spacing w:before="240" w:after="120" w:line="288" w:lineRule="auto"/>
        <w:ind w:left="0"/>
        <w:jc w:val="left"/>
        <w:outlineLvl w:val="5"/>
      </w:pPr>
      <w:bookmarkStart w:id="64" w:name="heading_64"/>
      <w:r>
        <w:rPr>
          <w:rFonts w:ascii="Arial" w:hAnsi="Arial" w:eastAsia="等线" w:cs="Arial"/>
          <w:b/>
          <w:sz w:val="24"/>
        </w:rPr>
        <w:t>5）列表行交互操作按钮：</w:t>
      </w:r>
      <w:bookmarkEnd w:id="64"/>
    </w:p>
    <w:p w14:paraId="43C479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【正常记录】编辑、查看；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【异常记录】修正、查看。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◆列表行交互按钮：编辑、修正、查看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“编辑”：打开右侧抽屉弹窗，仅可编辑非核心配置字段（备注），保存后更新记录信息，生成修改日志，刷新列表；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“修正”：打开右侧抽屉弹窗，可编辑记录全量非核心字段，支持上传佐证图片，自动校验时间合法性，保存后更新记录状态为正常记录，生成修正操作日志，刷新列表；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“查看”：打开右侧抽屉弹窗，展示离场记录完整信息（含车牌、入场时间、离场时间、停车时长、状态、场站、操作人、操作时间）、修改日志，弹窗支持关闭 / 收起；</w:t>
      </w:r>
    </w:p>
    <w:p w14:paraId="57095E09">
      <w:pPr>
        <w:spacing w:before="240" w:after="120" w:line="288" w:lineRule="auto"/>
        <w:ind w:left="0"/>
        <w:jc w:val="left"/>
        <w:outlineLvl w:val="5"/>
      </w:pPr>
      <w:bookmarkStart w:id="65" w:name="heading_65"/>
      <w:r>
        <w:rPr>
          <w:rFonts w:ascii="Arial" w:hAnsi="Arial" w:eastAsia="等线" w:cs="Arial"/>
          <w:b/>
          <w:sz w:val="24"/>
        </w:rPr>
        <w:t>6）弹窗内交互操作按钮：</w:t>
      </w:r>
      <w:bookmarkEnd w:id="65"/>
    </w:p>
    <w:p w14:paraId="5F7590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“确认”：执行修正确认操作，关闭弹窗并刷新列表；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173970BB">
      <w:pPr>
        <w:spacing w:before="240" w:after="120" w:line="288" w:lineRule="auto"/>
        <w:ind w:left="0"/>
        <w:jc w:val="left"/>
        <w:outlineLvl w:val="5"/>
      </w:pPr>
      <w:bookmarkStart w:id="66" w:name="heading_66"/>
      <w:r>
        <w:rPr>
          <w:rFonts w:ascii="Arial" w:hAnsi="Arial" w:eastAsia="等线" w:cs="Arial"/>
          <w:b/>
          <w:sz w:val="24"/>
        </w:rPr>
        <w:t>7）数据可视化图表：</w:t>
      </w:r>
      <w:bookmarkEnd w:id="66"/>
    </w:p>
    <w:p w14:paraId="5BF0D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◆数据可视化名称：离场记录统计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指标分析→2.1. 运行效能指标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〖折线图〗离场量趋势，点击折线数据点钻取筛选对应日期的离场记录列表；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〖柱状图〗各时段离场量，点击柱形钻取筛选对应时段的离场记录列表；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〖卡片〗今日离场量，点击数字钻取跳转今日的离场记录列表；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〖卡片〗离场峰值，点击数字钻取跳转峰值时段的离场记录列表；</w:t>
      </w:r>
    </w:p>
    <w:p w14:paraId="30CC15C7">
      <w:pPr>
        <w:spacing w:before="240" w:after="120" w:line="288" w:lineRule="auto"/>
        <w:ind w:left="0"/>
        <w:jc w:val="left"/>
        <w:outlineLvl w:val="5"/>
      </w:pPr>
      <w:bookmarkStart w:id="67" w:name="heading_67"/>
      <w:r>
        <w:rPr>
          <w:rFonts w:ascii="Arial" w:hAnsi="Arial" w:eastAsia="等线" w:cs="Arial"/>
          <w:b/>
          <w:sz w:val="24"/>
        </w:rPr>
        <w:t>8）其他说明：</w:t>
      </w:r>
      <w:bookmarkEnd w:id="67"/>
    </w:p>
    <w:p w14:paraId="4A2F2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场站表松耦合，支持场站独立配置；所有操作留存审计日志，包含操作人、操作时间、操作内容，满足追溯需求；支持离场记录的实时同步，支持费用的自动核算，适配离场记录全生命周期管理。</w:t>
      </w:r>
    </w:p>
    <w:p w14:paraId="6D5D02F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CECAA3">
      <w:pPr>
        <w:spacing w:before="240" w:after="120" w:line="288" w:lineRule="auto"/>
        <w:ind w:left="0"/>
        <w:jc w:val="left"/>
        <w:outlineLvl w:val="4"/>
      </w:pPr>
      <w:bookmarkStart w:id="68" w:name="heading_68"/>
      <w:r>
        <w:rPr>
          <w:rFonts w:ascii="Arial" w:hAnsi="Arial" w:eastAsia="等线" w:cs="Arial"/>
          <w:b/>
          <w:sz w:val="24"/>
        </w:rPr>
        <w:t>（2） 缴费核验〖pay-check〗（缴费核验表：pay_check）</w:t>
      </w:r>
      <w:bookmarkEnd w:id="68"/>
    </w:p>
    <w:p w14:paraId="73E79D33">
      <w:pPr>
        <w:spacing w:before="240" w:after="120" w:line="288" w:lineRule="auto"/>
        <w:ind w:left="0"/>
        <w:jc w:val="left"/>
        <w:outlineLvl w:val="5"/>
      </w:pPr>
      <w:bookmarkStart w:id="69" w:name="heading_69"/>
      <w:r>
        <w:rPr>
          <w:rFonts w:ascii="Arial" w:hAnsi="Arial" w:eastAsia="等线" w:cs="Arial"/>
          <w:b/>
          <w:sz w:val="24"/>
        </w:rPr>
        <w:t>1）闭环流程节点：费用查询→状态核验→放行指令→记录同步</w:t>
      </w:r>
      <w:bookmarkEnd w:id="69"/>
    </w:p>
    <w:p w14:paraId="612B773E">
      <w:pPr>
        <w:spacing w:before="240" w:after="120" w:line="288" w:lineRule="auto"/>
        <w:ind w:left="0"/>
        <w:jc w:val="left"/>
        <w:outlineLvl w:val="5"/>
      </w:pPr>
      <w:bookmarkStart w:id="70" w:name="heading_70"/>
      <w:r>
        <w:rPr>
          <w:rFonts w:ascii="Arial" w:hAnsi="Arial" w:eastAsia="等线" w:cs="Arial"/>
          <w:b/>
          <w:sz w:val="24"/>
        </w:rPr>
        <w:t>2）展示字段及其钻取交互：</w:t>
      </w:r>
      <w:bookmarkEnd w:id="70"/>
    </w:p>
    <w:p w14:paraId="1F39F2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停车费用：无钻取交互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缴费状态：点击筛选同状态核验记录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核验时间：无钻取交互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场站：点击筛选同场站核验记录</w:t>
      </w:r>
    </w:p>
    <w:p w14:paraId="02E52187">
      <w:pPr>
        <w:spacing w:before="240" w:after="120" w:line="288" w:lineRule="auto"/>
        <w:ind w:left="0"/>
        <w:jc w:val="left"/>
        <w:outlineLvl w:val="5"/>
      </w:pPr>
      <w:bookmarkStart w:id="71" w:name="heading_71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71"/>
    </w:p>
    <w:p w14:paraId="5897F2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核验人：点击筛选同核验人核验记录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核验结果：非高频使用，无需钻取</w:t>
      </w:r>
    </w:p>
    <w:p w14:paraId="53BD590E">
      <w:pPr>
        <w:spacing w:before="240" w:after="120" w:line="288" w:lineRule="auto"/>
        <w:ind w:left="0"/>
        <w:jc w:val="left"/>
        <w:outlineLvl w:val="5"/>
      </w:pPr>
      <w:bookmarkStart w:id="72" w:name="heading_72"/>
      <w:r>
        <w:rPr>
          <w:rFonts w:ascii="Arial" w:hAnsi="Arial" w:eastAsia="等线" w:cs="Arial"/>
          <w:b/>
          <w:sz w:val="24"/>
        </w:rPr>
        <w:t>4）列表页交互操作按钮：</w:t>
      </w:r>
      <w:bookmarkEnd w:id="72"/>
    </w:p>
    <w:p w14:paraId="528D2B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“筛选”：展开顶部全字段筛选面板（车牌、缴费状态、场站、时间范围），输入条件后实时刷新列表匹配结果，支持清空筛选条件一键重置；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</w:p>
    <w:p w14:paraId="5D2FFCAF">
      <w:pPr>
        <w:spacing w:before="240" w:after="120" w:line="288" w:lineRule="auto"/>
        <w:ind w:left="0"/>
        <w:jc w:val="left"/>
        <w:outlineLvl w:val="5"/>
      </w:pPr>
      <w:bookmarkStart w:id="73" w:name="heading_73"/>
      <w:r>
        <w:rPr>
          <w:rFonts w:ascii="Arial" w:hAnsi="Arial" w:eastAsia="等线" w:cs="Arial"/>
          <w:b/>
          <w:sz w:val="24"/>
        </w:rPr>
        <w:t>5）列表行交互操作按钮：</w:t>
      </w:r>
      <w:bookmarkEnd w:id="73"/>
    </w:p>
    <w:p w14:paraId="14DA1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【已缴清】放行、查看；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【欠费】催缴、查看。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◆列表行交互按钮：放行、催缴、查看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“放行”：无需弹窗即时交互，发送道闸放行指令，同步放行记录至通行模块，更新核验状态为已完成，刷新列表；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“催缴”：无需弹窗即时交互，推送欠费催缴短信至车主，标记催缴记录，刷新列表并推送操作通知；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“查看”：打开右侧抽屉弹窗，展示缴费核验完整信息（含车牌、停车费用、缴费状态、核验时间、场站、核验人、核验结果）、核验日志，弹窗支持关闭 / 收起；</w:t>
      </w:r>
    </w:p>
    <w:p w14:paraId="1D7731E3">
      <w:pPr>
        <w:spacing w:before="240" w:after="120" w:line="288" w:lineRule="auto"/>
        <w:ind w:left="0"/>
        <w:jc w:val="left"/>
        <w:outlineLvl w:val="5"/>
      </w:pPr>
      <w:bookmarkStart w:id="74" w:name="heading_74"/>
      <w:r>
        <w:rPr>
          <w:rFonts w:ascii="Arial" w:hAnsi="Arial" w:eastAsia="等线" w:cs="Arial"/>
          <w:b/>
          <w:sz w:val="24"/>
        </w:rPr>
        <w:t>6）弹窗内交互操作按钮：</w:t>
      </w:r>
      <w:bookmarkEnd w:id="74"/>
    </w:p>
    <w:p w14:paraId="22B078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“取消”：关闭抽屉，不执行任何操作；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“确认”：执行放行 / 催缴操作，关闭弹窗并刷新列表；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0457A036">
      <w:pPr>
        <w:spacing w:before="240" w:after="120" w:line="288" w:lineRule="auto"/>
        <w:ind w:left="0"/>
        <w:jc w:val="left"/>
        <w:outlineLvl w:val="5"/>
      </w:pPr>
      <w:bookmarkStart w:id="75" w:name="heading_75"/>
      <w:r>
        <w:rPr>
          <w:rFonts w:ascii="Arial" w:hAnsi="Arial" w:eastAsia="等线" w:cs="Arial"/>
          <w:b/>
          <w:sz w:val="24"/>
        </w:rPr>
        <w:t>7）数据可视化图表：</w:t>
      </w:r>
      <w:bookmarkEnd w:id="75"/>
    </w:p>
    <w:p w14:paraId="12FC63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◆数据可视化名称：缴费核验统计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指标分析→2.1. 运行效能指标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〖折线图〗核验成功率趋势，点击折线数据点钻取筛选对应日期的核验记录列表；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〖卡片〗核验成功率，点击数字钻取跳转核验成功状态的核验记录列表；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〖卡片〗平均核验时长，点击数字钻取跳转核验时长明细列表；</w:t>
      </w:r>
    </w:p>
    <w:p w14:paraId="4867A3F9">
      <w:pPr>
        <w:spacing w:before="240" w:after="120" w:line="288" w:lineRule="auto"/>
        <w:ind w:left="0"/>
        <w:jc w:val="left"/>
        <w:outlineLvl w:val="5"/>
      </w:pPr>
      <w:bookmarkStart w:id="76" w:name="heading_76"/>
      <w:r>
        <w:rPr>
          <w:rFonts w:ascii="Arial" w:hAnsi="Arial" w:eastAsia="等线" w:cs="Arial"/>
          <w:b/>
          <w:sz w:val="24"/>
        </w:rPr>
        <w:t>8）其他说明：</w:t>
      </w:r>
      <w:bookmarkEnd w:id="76"/>
    </w:p>
    <w:p w14:paraId="609053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支付模块、订单模块松耦合，支持独立配置；所有操作留存审计日志，包含操作人、操作时间、操作内容，满足追溯需求；支持停车、充电费用的合并核验，支持欠费车辆的出口追缴联动，适配缴费核验全流程管理。</w:t>
      </w:r>
    </w:p>
    <w:p w14:paraId="4435916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D17D4E">
      <w:pPr>
        <w:spacing w:before="240" w:after="120" w:line="288" w:lineRule="auto"/>
        <w:ind w:left="0"/>
        <w:jc w:val="left"/>
        <w:outlineLvl w:val="4"/>
      </w:pPr>
      <w:bookmarkStart w:id="77" w:name="heading_77"/>
      <w:r>
        <w:rPr>
          <w:rFonts w:ascii="Arial" w:hAnsi="Arial" w:eastAsia="等线" w:cs="Arial"/>
          <w:b/>
          <w:sz w:val="24"/>
        </w:rPr>
        <w:t>（3） 异常离场〖abnormal-leave〗（异常离场表：abnormal_leave）</w:t>
      </w:r>
      <w:bookmarkEnd w:id="77"/>
    </w:p>
    <w:p w14:paraId="32528381">
      <w:pPr>
        <w:spacing w:before="240" w:after="120" w:line="288" w:lineRule="auto"/>
        <w:ind w:left="0"/>
        <w:jc w:val="left"/>
        <w:outlineLvl w:val="5"/>
      </w:pPr>
      <w:bookmarkStart w:id="78" w:name="heading_78"/>
      <w:r>
        <w:rPr>
          <w:rFonts w:ascii="Arial" w:hAnsi="Arial" w:eastAsia="等线" w:cs="Arial"/>
          <w:b/>
          <w:sz w:val="24"/>
        </w:rPr>
        <w:t>1）闭环流程节点：异常识别→告警推送→核查处置→状态关闭</w:t>
      </w:r>
      <w:bookmarkEnd w:id="78"/>
    </w:p>
    <w:p w14:paraId="187728DC">
      <w:pPr>
        <w:spacing w:before="240" w:after="120" w:line="288" w:lineRule="auto"/>
        <w:ind w:left="0"/>
        <w:jc w:val="left"/>
        <w:outlineLvl w:val="5"/>
      </w:pPr>
      <w:bookmarkStart w:id="79" w:name="heading_79"/>
      <w:r>
        <w:rPr>
          <w:rFonts w:ascii="Arial" w:hAnsi="Arial" w:eastAsia="等线" w:cs="Arial"/>
          <w:b/>
          <w:sz w:val="24"/>
        </w:rPr>
        <w:t>2）展示字段及其钻取交互：</w:t>
      </w:r>
      <w:bookmarkEnd w:id="79"/>
    </w:p>
    <w:p w14:paraId="2E01A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异常类型：点击筛选同类型异常离场记录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识别时间：无钻取交互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处置状态：点击筛选同状态异常记录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场站：点击筛选同场站异常记录</w:t>
      </w:r>
    </w:p>
    <w:p w14:paraId="777F8AB9">
      <w:pPr>
        <w:spacing w:before="240" w:after="120" w:line="288" w:lineRule="auto"/>
        <w:ind w:left="0"/>
        <w:jc w:val="left"/>
        <w:outlineLvl w:val="5"/>
      </w:pPr>
      <w:bookmarkStart w:id="80" w:name="heading_80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80"/>
    </w:p>
    <w:p w14:paraId="0193B5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处置人：点击筛选同处置人异常记录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处置进度：非高频使用，无需钻取</w:t>
      </w:r>
    </w:p>
    <w:p w14:paraId="677E6517">
      <w:pPr>
        <w:spacing w:before="240" w:after="120" w:line="288" w:lineRule="auto"/>
        <w:ind w:left="0"/>
        <w:jc w:val="left"/>
        <w:outlineLvl w:val="5"/>
      </w:pPr>
      <w:bookmarkStart w:id="81" w:name="heading_81"/>
      <w:r>
        <w:rPr>
          <w:rFonts w:ascii="Arial" w:hAnsi="Arial" w:eastAsia="等线" w:cs="Arial"/>
          <w:b/>
          <w:sz w:val="24"/>
        </w:rPr>
        <w:t>4）列表页交互操作按钮：</w:t>
      </w:r>
      <w:bookmarkEnd w:id="81"/>
    </w:p>
    <w:p w14:paraId="6F9E76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◆列表页操作按钮：筛选、导出、批量处置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“筛选”：展开顶部全字段筛选面板（车牌、异常类型、处置状态、场站、时间范围），输入条件后实时刷新列表匹配结果，支持清空筛选条件一键重置；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“批量处置”：勾选列表行未处理状态数据，打开右侧抽屉弹窗，批量填写处置方式、处置备注，自动校验选中数据状态，保存后批量更新处置状态为处理中，刷新列表；</w:t>
      </w:r>
    </w:p>
    <w:p w14:paraId="5E30D6DD">
      <w:pPr>
        <w:spacing w:before="240" w:after="120" w:line="288" w:lineRule="auto"/>
        <w:ind w:left="0"/>
        <w:jc w:val="left"/>
        <w:outlineLvl w:val="5"/>
      </w:pPr>
      <w:bookmarkStart w:id="82" w:name="heading_82"/>
      <w:r>
        <w:rPr>
          <w:rFonts w:ascii="Arial" w:hAnsi="Arial" w:eastAsia="等线" w:cs="Arial"/>
          <w:b/>
          <w:sz w:val="24"/>
        </w:rPr>
        <w:t>5）列表行交互操作按钮：</w:t>
      </w:r>
      <w:bookmarkEnd w:id="82"/>
    </w:p>
    <w:p w14:paraId="203FA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【未处理】核查、忽略、查看；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【处理中】更新进度、查看；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【已关闭】查看。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◆列表行交互按钮：核查、忽略、更新进度、查看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“核查”：打开右侧抽屉弹窗，填写核查结果、核查备注，保存后更新处置状态为处理中，推送核查结果通知，刷新列表；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“忽略”：打开小型二次确认弹窗，需填写忽略理由（必填 *，≥10 字），确认后更新处置状态为已关闭，标记为忽略记录，取消则关闭弹窗无操作；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“更新进度”：打开右侧抽屉弹窗，更新处置进度、处置备注，保存后更新处置状态，刷新列表；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“查看”：打开右侧抽屉弹窗，展示异常离场完整信息（含车牌、异常类型、识别时间、处置状态、场站、处置人、处置时间）、处置日志，弹窗支持关闭 / 收起；</w:t>
      </w:r>
    </w:p>
    <w:p w14:paraId="4FBE874C">
      <w:pPr>
        <w:spacing w:before="240" w:after="120" w:line="288" w:lineRule="auto"/>
        <w:ind w:left="0"/>
        <w:jc w:val="left"/>
        <w:outlineLvl w:val="5"/>
      </w:pPr>
      <w:bookmarkStart w:id="83" w:name="heading_83"/>
      <w:r>
        <w:rPr>
          <w:rFonts w:ascii="Arial" w:hAnsi="Arial" w:eastAsia="等线" w:cs="Arial"/>
          <w:b/>
          <w:sz w:val="24"/>
        </w:rPr>
        <w:t>6）弹窗内交互操作按钮：</w:t>
      </w:r>
      <w:bookmarkEnd w:id="83"/>
    </w:p>
    <w:p w14:paraId="34299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“确认”：执行忽略操作，关闭弹窗并刷新列表；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“取消”：关闭弹窗，不执行忽略操作。</w:t>
      </w:r>
    </w:p>
    <w:p w14:paraId="5ADD1145">
      <w:pPr>
        <w:spacing w:before="240" w:after="120" w:line="288" w:lineRule="auto"/>
        <w:ind w:left="0"/>
        <w:jc w:val="left"/>
        <w:outlineLvl w:val="5"/>
      </w:pPr>
      <w:bookmarkStart w:id="84" w:name="heading_84"/>
      <w:r>
        <w:rPr>
          <w:rFonts w:ascii="Arial" w:hAnsi="Arial" w:eastAsia="等线" w:cs="Arial"/>
          <w:b/>
          <w:sz w:val="24"/>
        </w:rPr>
        <w:t>7）数据可视化图表：</w:t>
      </w:r>
      <w:bookmarkEnd w:id="84"/>
    </w:p>
    <w:p w14:paraId="59A0F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◆数据可视化名称：异常离场统计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◇数据可视化类别：3. 风险预警→3.4. 异常预警视图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〖折线图〗异常离场趋势，点击折线数据点钻取筛选对应日期的异常离场记录列表；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〖柱状图〗各场站异常数，点击柱形钻取筛选对应场站的异常离场记录列表；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〖卡片〗待处置异常数，点击数字钻取跳转未处理状态的异常离场记录列表；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〖卡片〗处置完成率，点击数字钻取跳转已关闭状态的异常离场记录列表；</w:t>
      </w:r>
    </w:p>
    <w:p w14:paraId="5E5444BC">
      <w:pPr>
        <w:spacing w:before="240" w:after="120" w:line="288" w:lineRule="auto"/>
        <w:ind w:left="0"/>
        <w:jc w:val="left"/>
        <w:outlineLvl w:val="5"/>
      </w:pPr>
      <w:bookmarkStart w:id="85" w:name="heading_85"/>
      <w:r>
        <w:rPr>
          <w:rFonts w:ascii="Arial" w:hAnsi="Arial" w:eastAsia="等线" w:cs="Arial"/>
          <w:b/>
          <w:sz w:val="24"/>
        </w:rPr>
        <w:t>8）其他说明：</w:t>
      </w:r>
      <w:bookmarkEnd w:id="85"/>
    </w:p>
    <w:p w14:paraId="5D139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追缴模块、场站表松耦合，支持独立配置；所有操作留存审计日志，包含操作人、操作时间、操作内容，满足追溯需求；覆盖逃费离场、道闸故障离场、无牌车离场的异常识别与处置，实现异常离场的全流程闭环管理。</w:t>
      </w:r>
    </w:p>
    <w:p w14:paraId="2F8C129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258D1E">
      <w:pPr>
        <w:spacing w:before="260" w:after="120" w:line="288" w:lineRule="auto"/>
        <w:ind w:left="0"/>
        <w:jc w:val="left"/>
        <w:outlineLvl w:val="3"/>
      </w:pPr>
      <w:bookmarkStart w:id="86" w:name="heading_86"/>
      <w:r>
        <w:rPr>
          <w:rFonts w:ascii="Arial" w:hAnsi="Arial" w:eastAsia="等线" w:cs="Arial"/>
          <w:b/>
          <w:sz w:val="28"/>
        </w:rPr>
        <w:t>4、特殊放行〖special-pass〗</w:t>
      </w:r>
      <w:bookmarkEnd w:id="86"/>
    </w:p>
    <w:p w14:paraId="5731F1FC">
      <w:pPr>
        <w:spacing w:before="240" w:after="120" w:line="288" w:lineRule="auto"/>
        <w:ind w:left="0"/>
        <w:jc w:val="left"/>
        <w:outlineLvl w:val="4"/>
      </w:pPr>
      <w:bookmarkStart w:id="87" w:name="heading_87"/>
      <w:r>
        <w:rPr>
          <w:rFonts w:ascii="Arial" w:hAnsi="Arial" w:eastAsia="等线" w:cs="Arial"/>
          <w:b/>
          <w:sz w:val="24"/>
        </w:rPr>
        <w:t>（1） 开闸管理〖gate-open〗（开闸管理表：gate_open）</w:t>
      </w:r>
      <w:bookmarkEnd w:id="87"/>
    </w:p>
    <w:p w14:paraId="148D6F87">
      <w:pPr>
        <w:spacing w:before="240" w:after="120" w:line="288" w:lineRule="auto"/>
        <w:ind w:left="0"/>
        <w:jc w:val="left"/>
        <w:outlineLvl w:val="5"/>
      </w:pPr>
      <w:bookmarkStart w:id="88" w:name="heading_88"/>
      <w:r>
        <w:rPr>
          <w:rFonts w:ascii="Arial" w:hAnsi="Arial" w:eastAsia="等线" w:cs="Arial"/>
          <w:b/>
          <w:sz w:val="24"/>
        </w:rPr>
        <w:t>1）闭环流程节点：申请发起→审批流转→开闸执行→记录同步</w:t>
      </w:r>
      <w:bookmarkEnd w:id="88"/>
    </w:p>
    <w:p w14:paraId="61FF6E64">
      <w:pPr>
        <w:spacing w:before="240" w:after="120" w:line="288" w:lineRule="auto"/>
        <w:ind w:left="0"/>
        <w:jc w:val="left"/>
        <w:outlineLvl w:val="5"/>
      </w:pPr>
      <w:bookmarkStart w:id="89" w:name="heading_89"/>
      <w:r>
        <w:rPr>
          <w:rFonts w:ascii="Arial" w:hAnsi="Arial" w:eastAsia="等线" w:cs="Arial"/>
          <w:b/>
          <w:sz w:val="24"/>
        </w:rPr>
        <w:t>2）展示字段及其钻取交互：</w:t>
      </w:r>
      <w:bookmarkEnd w:id="89"/>
    </w:p>
    <w:p w14:paraId="640CAE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场站：点击跳转 “场站详情弹窗”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开闸原因：点击筛选同原因开闸申请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申请人：点击筛选同申请人开闸申请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申请时间：无钻取交互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状态：点击筛选同状态开闸申请</w:t>
      </w:r>
    </w:p>
    <w:p w14:paraId="79DC38BE">
      <w:pPr>
        <w:spacing w:before="240" w:after="120" w:line="288" w:lineRule="auto"/>
        <w:ind w:left="0"/>
        <w:jc w:val="left"/>
        <w:outlineLvl w:val="5"/>
      </w:pPr>
      <w:bookmarkStart w:id="90" w:name="heading_90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90"/>
    </w:p>
    <w:p w14:paraId="7FC4E7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审批人：点击筛选同审批人开闸申请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审批时间：无钻取交互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执行时间：非高频使用，无需钻取</w:t>
      </w:r>
    </w:p>
    <w:p w14:paraId="5EC7C2DF">
      <w:pPr>
        <w:spacing w:before="240" w:after="120" w:line="288" w:lineRule="auto"/>
        <w:ind w:left="0"/>
        <w:jc w:val="left"/>
        <w:outlineLvl w:val="5"/>
      </w:pPr>
      <w:bookmarkStart w:id="91" w:name="heading_91"/>
      <w:r>
        <w:rPr>
          <w:rFonts w:ascii="Arial" w:hAnsi="Arial" w:eastAsia="等线" w:cs="Arial"/>
          <w:b/>
          <w:sz w:val="24"/>
        </w:rPr>
        <w:t>4）列表页交互操作按钮：</w:t>
      </w:r>
      <w:bookmarkEnd w:id="91"/>
    </w:p>
    <w:p w14:paraId="30A1B8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◆列表页操作按钮：筛选、导出、新增申请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“筛选”：展开顶部全字段筛选面板（场站、状态、申请人、时间范围），输入条件后实时刷新列表匹配结果，支持清空筛选条件一键重置；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“新增申请”：打开右侧抽屉弹窗，必填字段标 * 提示，自动校验场站合法性，保存后返回列表页并刷新，申请后状态默认设为待审批；字段包括：场站 \</w:t>
      </w:r>
      <w:r>
        <w:rPr>
          <w:rFonts w:ascii="Arial" w:hAnsi="Arial" w:eastAsia="等线" w:cs="Arial"/>
          <w:i/>
          <w:sz w:val="22"/>
        </w:rPr>
        <w:t>、开闸原因 \</w:t>
      </w:r>
      <w:r>
        <w:rPr>
          <w:rFonts w:ascii="Arial" w:hAnsi="Arial" w:eastAsia="等线" w:cs="Arial"/>
          <w:sz w:val="22"/>
        </w:rPr>
        <w:t>、备注；</w:t>
      </w:r>
    </w:p>
    <w:p w14:paraId="108A164D">
      <w:pPr>
        <w:spacing w:before="240" w:after="120" w:line="288" w:lineRule="auto"/>
        <w:ind w:left="0"/>
        <w:jc w:val="left"/>
        <w:outlineLvl w:val="5"/>
      </w:pPr>
      <w:bookmarkStart w:id="92" w:name="heading_92"/>
      <w:r>
        <w:rPr>
          <w:rFonts w:ascii="Arial" w:hAnsi="Arial" w:eastAsia="等线" w:cs="Arial"/>
          <w:b/>
          <w:sz w:val="24"/>
        </w:rPr>
        <w:t>5）列表行交互操作按钮：</w:t>
      </w:r>
      <w:bookmarkEnd w:id="92"/>
    </w:p>
    <w:p w14:paraId="2FE782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【待审批】通过、驳回、查看；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【已通过】执行、查看；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【已驳回】重新申请、查看；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【已执行】查看。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◆列表行交互按钮：通过、驳回、执行、重新申请、查看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“通过”：无需弹窗即时交互，审批通过申请，推送审批通过通知至申请人，更新申请状态为已通过，刷新列表；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“驳回”：打开小型弹窗，需填写驳回理由（必填 *，≥10 字），保存后更新申请状态为已驳回，推送驳回通知至申请人，刷新列表；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“执行”：无需弹窗即时交互，发送道闸开闸指令，同步执行记录，更新申请状态为已执行，刷新列表；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“重新申请”：打开右侧抽屉弹窗，自动填充原申请信息，可修改申请内容，提交后重新进入待审批状态，刷新列表；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“查看”：打开右侧抽屉弹窗，展示开闸申请完整信息（含场站、开闸原因、申请人、申请时间、状态、审批人、审批时间、执行时间）、审批日志，弹窗支持关闭 / 收起；</w:t>
      </w:r>
    </w:p>
    <w:p w14:paraId="36F65C82">
      <w:pPr>
        <w:spacing w:before="240" w:after="120" w:line="288" w:lineRule="auto"/>
        <w:ind w:left="0"/>
        <w:jc w:val="left"/>
        <w:outlineLvl w:val="5"/>
      </w:pPr>
      <w:bookmarkStart w:id="93" w:name="heading_93"/>
      <w:r>
        <w:rPr>
          <w:rFonts w:ascii="Arial" w:hAnsi="Arial" w:eastAsia="等线" w:cs="Arial"/>
          <w:b/>
          <w:sz w:val="24"/>
        </w:rPr>
        <w:t>6）弹窗内交互操作按钮：</w:t>
      </w:r>
      <w:bookmarkEnd w:id="93"/>
    </w:p>
    <w:p w14:paraId="21E7A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“确认”：执行开闸执行操作，关闭弹窗并刷新列表；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44DCF97B">
      <w:pPr>
        <w:spacing w:before="240" w:after="120" w:line="288" w:lineRule="auto"/>
        <w:ind w:left="0"/>
        <w:jc w:val="left"/>
        <w:outlineLvl w:val="5"/>
      </w:pPr>
      <w:bookmarkStart w:id="94" w:name="heading_94"/>
      <w:r>
        <w:rPr>
          <w:rFonts w:ascii="Arial" w:hAnsi="Arial" w:eastAsia="等线" w:cs="Arial"/>
          <w:b/>
          <w:sz w:val="24"/>
        </w:rPr>
        <w:t>7）数据可视化图表：</w:t>
      </w:r>
      <w:bookmarkEnd w:id="94"/>
    </w:p>
    <w:p w14:paraId="59088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◆数据可视化名称：开闸管理统计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指标分析→2.4. 业务效率指标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〖折线图〗开闸申请趋势，点击折线数据点钻取筛选对应日期的开闸申请列表；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〖柱状图〗各场站开闸量，点击柱形钻取筛选对应场站的开闸申请列表；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〖卡片〗申请量，点击数字钻取跳转所有开闸申请列表；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〖卡片〗审批通过率，点击数字钻取跳转已通过状态的开闸申请列表；</w:t>
      </w:r>
    </w:p>
    <w:p w14:paraId="34F5F29E">
      <w:pPr>
        <w:spacing w:before="240" w:after="120" w:line="288" w:lineRule="auto"/>
        <w:ind w:left="0"/>
        <w:jc w:val="left"/>
        <w:outlineLvl w:val="5"/>
      </w:pPr>
      <w:bookmarkStart w:id="95" w:name="heading_95"/>
      <w:r>
        <w:rPr>
          <w:rFonts w:ascii="Arial" w:hAnsi="Arial" w:eastAsia="等线" w:cs="Arial"/>
          <w:b/>
          <w:sz w:val="24"/>
        </w:rPr>
        <w:t>8）其他说明：</w:t>
      </w:r>
      <w:bookmarkEnd w:id="95"/>
    </w:p>
    <w:p w14:paraId="351F56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核心字段与场站表、用户表松耦合，支持独立配置；所有操作留存审计日志，包含操作人、操作时间、操作内容，满足追溯需求；支持紧急情况下的人工开闸申请、审批、执行全流程，保障特殊情况的通行需求。</w:t>
      </w:r>
    </w:p>
    <w:p w14:paraId="291AD8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C6023F1">
      <w:pPr>
        <w:spacing w:before="240" w:after="120" w:line="288" w:lineRule="auto"/>
        <w:ind w:left="0"/>
        <w:jc w:val="left"/>
        <w:outlineLvl w:val="4"/>
      </w:pPr>
      <w:bookmarkStart w:id="96" w:name="heading_96"/>
      <w:r>
        <w:rPr>
          <w:rFonts w:ascii="Arial" w:hAnsi="Arial" w:eastAsia="等线" w:cs="Arial"/>
          <w:b/>
          <w:sz w:val="24"/>
        </w:rPr>
        <w:t>（2） 放行记录〖pass-record〗（放行记录表：pass_record）</w:t>
      </w:r>
      <w:bookmarkEnd w:id="96"/>
    </w:p>
    <w:p w14:paraId="3F58AEC6">
      <w:pPr>
        <w:spacing w:before="240" w:after="120" w:line="288" w:lineRule="auto"/>
        <w:ind w:left="0"/>
        <w:jc w:val="left"/>
        <w:outlineLvl w:val="5"/>
      </w:pPr>
      <w:bookmarkStart w:id="97" w:name="heading_97"/>
      <w:r>
        <w:rPr>
          <w:rFonts w:ascii="Arial" w:hAnsi="Arial" w:eastAsia="等线" w:cs="Arial"/>
          <w:b/>
          <w:sz w:val="24"/>
        </w:rPr>
        <w:t>1）闭环流程节点：记录生成→记录同步→记录归档</w:t>
      </w:r>
      <w:bookmarkEnd w:id="97"/>
    </w:p>
    <w:p w14:paraId="01898D7A">
      <w:pPr>
        <w:spacing w:before="240" w:after="120" w:line="288" w:lineRule="auto"/>
        <w:ind w:left="0"/>
        <w:jc w:val="left"/>
        <w:outlineLvl w:val="5"/>
      </w:pPr>
      <w:bookmarkStart w:id="98" w:name="heading_98"/>
      <w:r>
        <w:rPr>
          <w:rFonts w:ascii="Arial" w:hAnsi="Arial" w:eastAsia="等线" w:cs="Arial"/>
          <w:b/>
          <w:sz w:val="24"/>
        </w:rPr>
        <w:t>2）展示字段及其钻取交互：</w:t>
      </w:r>
      <w:bookmarkEnd w:id="98"/>
    </w:p>
    <w:p w14:paraId="09BB47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放行原因：点击筛选同原因放行记录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放行时间：无钻取交互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抓拍图片：点击查看原图弹窗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状态：点击筛选同状态放行记录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场站：点击筛选同场站放行记录</w:t>
      </w:r>
    </w:p>
    <w:p w14:paraId="68B8AC13">
      <w:pPr>
        <w:spacing w:before="240" w:after="120" w:line="288" w:lineRule="auto"/>
        <w:ind w:left="0"/>
        <w:jc w:val="left"/>
        <w:outlineLvl w:val="5"/>
      </w:pPr>
      <w:bookmarkStart w:id="99" w:name="heading_99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99"/>
    </w:p>
    <w:p w14:paraId="44E6B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操作人：点击筛选同操作人放行记录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操作时间：无钻取交互</w:t>
      </w:r>
    </w:p>
    <w:p w14:paraId="15602FA6">
      <w:pPr>
        <w:spacing w:before="240" w:after="120" w:line="288" w:lineRule="auto"/>
        <w:ind w:left="0"/>
        <w:jc w:val="left"/>
        <w:outlineLvl w:val="5"/>
      </w:pPr>
      <w:bookmarkStart w:id="100" w:name="heading_100"/>
      <w:r>
        <w:rPr>
          <w:rFonts w:ascii="Arial" w:hAnsi="Arial" w:eastAsia="等线" w:cs="Arial"/>
          <w:b/>
          <w:sz w:val="24"/>
        </w:rPr>
        <w:t>4）列表页交互操作按钮：</w:t>
      </w:r>
      <w:bookmarkEnd w:id="100"/>
    </w:p>
    <w:p w14:paraId="22E100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“筛选”：展开顶部全字段筛选面板（车牌、放行原因、状态、场站、时间范围），输入条件后实时刷新列表匹配结果，支持清空筛选条件一键重置；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</w:p>
    <w:p w14:paraId="4DE264F2">
      <w:pPr>
        <w:spacing w:before="240" w:after="120" w:line="288" w:lineRule="auto"/>
        <w:ind w:left="0"/>
        <w:jc w:val="left"/>
        <w:outlineLvl w:val="5"/>
      </w:pPr>
      <w:bookmarkStart w:id="101" w:name="heading_101"/>
      <w:r>
        <w:rPr>
          <w:rFonts w:ascii="Arial" w:hAnsi="Arial" w:eastAsia="等线" w:cs="Arial"/>
          <w:b/>
          <w:sz w:val="24"/>
        </w:rPr>
        <w:t>5）列表行交互操作按钮：</w:t>
      </w:r>
      <w:bookmarkEnd w:id="101"/>
    </w:p>
    <w:p w14:paraId="6D86B9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【正常记录】查看；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【异常记录】核查、查看。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◆列表行交互按钮：核查、查看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“核查”：打开右侧抽屉弹窗，填写核查结果、核查备注，保存后更新记录状态，生成核查日志，刷新列表；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“查看”：打开右侧抽屉弹窗，展示放行记录完整信息（含车牌、放行原因、放行时间、抓拍图片、状态、场站、操作人、操作时间）、核查日志，弹窗支持关闭 / 收起；</w:t>
      </w:r>
    </w:p>
    <w:p w14:paraId="25BCFBA6">
      <w:pPr>
        <w:spacing w:before="240" w:after="120" w:line="288" w:lineRule="auto"/>
        <w:ind w:left="0"/>
        <w:jc w:val="left"/>
        <w:outlineLvl w:val="5"/>
      </w:pPr>
      <w:bookmarkStart w:id="102" w:name="heading_102"/>
      <w:r>
        <w:rPr>
          <w:rFonts w:ascii="Arial" w:hAnsi="Arial" w:eastAsia="等线" w:cs="Arial"/>
          <w:b/>
          <w:sz w:val="24"/>
        </w:rPr>
        <w:t>6）弹窗内交互操作按钮：</w:t>
      </w:r>
      <w:bookmarkEnd w:id="102"/>
    </w:p>
    <w:p w14:paraId="04C12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“确认”：执行核查操作，关闭弹窗并刷新列表；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67ABCC9C">
      <w:pPr>
        <w:spacing w:before="240" w:after="120" w:line="288" w:lineRule="auto"/>
        <w:ind w:left="0"/>
        <w:jc w:val="left"/>
        <w:outlineLvl w:val="5"/>
      </w:pPr>
      <w:bookmarkStart w:id="103" w:name="heading_103"/>
      <w:r>
        <w:rPr>
          <w:rFonts w:ascii="Arial" w:hAnsi="Arial" w:eastAsia="等线" w:cs="Arial"/>
          <w:b/>
          <w:sz w:val="24"/>
        </w:rPr>
        <w:t>7）数据可视化图表：</w:t>
      </w:r>
      <w:bookmarkEnd w:id="103"/>
    </w:p>
    <w:p w14:paraId="2529F1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◆数据可视化名称：放行记录统计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指标分析→2.1. 运行效能指标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〖折线图〗放行量趋势，点击折线数据点钻取筛选对应日期的放行记录列表；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〖卡片〗今日放行量，点击数字钻取跳转今日的放行记录列表；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〖卡片〗异常放行占比，点击数字钻取跳转异常状态的放行记录列表；</w:t>
      </w:r>
    </w:p>
    <w:p w14:paraId="331C95BD">
      <w:pPr>
        <w:spacing w:before="240" w:after="120" w:line="288" w:lineRule="auto"/>
        <w:ind w:left="0"/>
        <w:jc w:val="left"/>
        <w:outlineLvl w:val="5"/>
      </w:pPr>
      <w:bookmarkStart w:id="104" w:name="heading_104"/>
      <w:r>
        <w:rPr>
          <w:rFonts w:ascii="Arial" w:hAnsi="Arial" w:eastAsia="等线" w:cs="Arial"/>
          <w:b/>
          <w:sz w:val="24"/>
        </w:rPr>
        <w:t>8）其他说明：</w:t>
      </w:r>
      <w:bookmarkEnd w:id="104"/>
    </w:p>
    <w:p w14:paraId="3AA13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核心字段与车辆表、场站表松耦合，支持独立配置；所有操作留存审计日志，包含操作人、操作时间、操作内容，满足追溯需求；支持特殊放行记录的全量留存与追溯，适配特殊放行的全流程管理。</w:t>
      </w:r>
    </w:p>
    <w:p w14:paraId="28B938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AF54A9">
      <w:pPr>
        <w:spacing w:before="260" w:after="120" w:line="288" w:lineRule="auto"/>
        <w:ind w:left="0"/>
        <w:jc w:val="left"/>
        <w:outlineLvl w:val="3"/>
      </w:pPr>
      <w:bookmarkStart w:id="105" w:name="heading_105"/>
      <w:r>
        <w:rPr>
          <w:rFonts w:ascii="Arial" w:hAnsi="Arial" w:eastAsia="等线" w:cs="Arial"/>
          <w:b/>
          <w:sz w:val="28"/>
        </w:rPr>
        <w:t>5、稽查管理〖inspect-mgmt〗</w:t>
      </w:r>
      <w:bookmarkEnd w:id="105"/>
    </w:p>
    <w:p w14:paraId="012813FC">
      <w:pPr>
        <w:spacing w:before="240" w:after="120" w:line="288" w:lineRule="auto"/>
        <w:ind w:left="0"/>
        <w:jc w:val="left"/>
        <w:outlineLvl w:val="4"/>
      </w:pPr>
      <w:bookmarkStart w:id="106" w:name="heading_106"/>
      <w:r>
        <w:rPr>
          <w:rFonts w:ascii="Arial" w:hAnsi="Arial" w:eastAsia="等线" w:cs="Arial"/>
          <w:b/>
          <w:sz w:val="24"/>
        </w:rPr>
        <w:t>（1） 稽查任务〖inspect-task〗（稽查任务表：inspect_task）</w:t>
      </w:r>
      <w:bookmarkEnd w:id="106"/>
    </w:p>
    <w:p w14:paraId="3D23E3D5">
      <w:pPr>
        <w:spacing w:before="240" w:after="120" w:line="288" w:lineRule="auto"/>
        <w:ind w:left="0"/>
        <w:jc w:val="left"/>
        <w:outlineLvl w:val="5"/>
      </w:pPr>
      <w:bookmarkStart w:id="107" w:name="heading_107"/>
      <w:r>
        <w:rPr>
          <w:rFonts w:ascii="Arial" w:hAnsi="Arial" w:eastAsia="等线" w:cs="Arial"/>
          <w:b/>
          <w:sz w:val="24"/>
        </w:rPr>
        <w:t>1）闭环流程节点：任务创建→任务派发→任务执行→任务完成</w:t>
      </w:r>
      <w:bookmarkEnd w:id="107"/>
    </w:p>
    <w:p w14:paraId="73372992">
      <w:pPr>
        <w:spacing w:before="240" w:after="120" w:line="288" w:lineRule="auto"/>
        <w:ind w:left="0"/>
        <w:jc w:val="left"/>
        <w:outlineLvl w:val="5"/>
      </w:pPr>
      <w:bookmarkStart w:id="108" w:name="heading_108"/>
      <w:r>
        <w:rPr>
          <w:rFonts w:ascii="Arial" w:hAnsi="Arial" w:eastAsia="等线" w:cs="Arial"/>
          <w:b/>
          <w:sz w:val="24"/>
        </w:rPr>
        <w:t>2）展示字段及其钻取交互：</w:t>
      </w:r>
      <w:bookmarkEnd w:id="108"/>
    </w:p>
    <w:p w14:paraId="7FFAA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任务类型：点击筛选同类型稽查任务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派发时间：无钻取交互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截止时间：无钻取交互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状态：点击筛选同状态稽查任务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片区：点击筛选同片区稽查任务</w:t>
      </w:r>
    </w:p>
    <w:p w14:paraId="5C452F09">
      <w:pPr>
        <w:spacing w:before="240" w:after="120" w:line="288" w:lineRule="auto"/>
        <w:ind w:left="0"/>
        <w:jc w:val="left"/>
        <w:outlineLvl w:val="5"/>
      </w:pPr>
      <w:bookmarkStart w:id="109" w:name="heading_109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109"/>
    </w:p>
    <w:p w14:paraId="641C45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执行人：点击筛选同执行人稽查任务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完成时间：非高频使用，无需钻取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任务进度：非高频使用，无需钻取</w:t>
      </w:r>
    </w:p>
    <w:p w14:paraId="233914B1">
      <w:pPr>
        <w:spacing w:before="240" w:after="120" w:line="288" w:lineRule="auto"/>
        <w:ind w:left="0"/>
        <w:jc w:val="left"/>
        <w:outlineLvl w:val="5"/>
      </w:pPr>
      <w:bookmarkStart w:id="110" w:name="heading_110"/>
      <w:r>
        <w:rPr>
          <w:rFonts w:ascii="Arial" w:hAnsi="Arial" w:eastAsia="等线" w:cs="Arial"/>
          <w:b/>
          <w:sz w:val="24"/>
        </w:rPr>
        <w:t>4）列表页交互操作按钮：</w:t>
      </w:r>
      <w:bookmarkEnd w:id="110"/>
    </w:p>
    <w:p w14:paraId="352CB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◆列表页操作按钮：筛选、导出、批量派发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“筛选”：展开顶部全字段筛选面板（任务类型、状态、片区、时间范围），输入条件后实时刷新列表匹配结果，支持清空筛选条件一键重置；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“批量派发”：勾选列表行待派发状态数据，打开右侧抽屉弹窗，选择执行人（必填 *），批量派发任务，保存后批量更新任务状态为待认领，刷新列表；</w:t>
      </w:r>
    </w:p>
    <w:p w14:paraId="15E2A803">
      <w:pPr>
        <w:spacing w:before="240" w:after="120" w:line="288" w:lineRule="auto"/>
        <w:ind w:left="0"/>
        <w:jc w:val="left"/>
        <w:outlineLvl w:val="5"/>
      </w:pPr>
      <w:bookmarkStart w:id="111" w:name="heading_111"/>
      <w:r>
        <w:rPr>
          <w:rFonts w:ascii="Arial" w:hAnsi="Arial" w:eastAsia="等线" w:cs="Arial"/>
          <w:b/>
          <w:sz w:val="24"/>
        </w:rPr>
        <w:t>5）列表行交互操作按钮：</w:t>
      </w:r>
      <w:bookmarkEnd w:id="111"/>
    </w:p>
    <w:p w14:paraId="39E1D8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【待派发】派发、查看；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【待认领】认领、查看；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【处理中】更新进度、转派、查看；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【已完成】查看、归档。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◆列表行交互按钮：派发、认领、更新进度、转派、查看、归档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“派发”：打开右侧抽屉弹窗，选择执行人（必填 *），保存后更新任务状态为待认领，推送任务通知至执行人，刷新列表；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“认领”：无需弹窗即时交互，认领任务，更新任务状态为处理中，执行人为当前用户，刷新列表；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“更新进度”：打开右侧抽屉弹窗，更新任务进度、任务备注，保存后更新任务信息，刷新列表；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“转派”：打开右侧抽屉弹窗，选择新的执行人（必填 *），填写转派理由，保存后更新任务执行人，推送任务通知至新执行人，刷新列表；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“查看”：打开右侧抽屉弹窗，展示稽查任务完整信息（含任务类型、派发时间、截止时间、状态、片区、执行人、完成时间、任务进度）、任务日志，弹窗支持关闭 / 收起；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“归档”：无需弹窗即时交互，归档已完成任务，标记任务为归档状态，刷新列表；</w:t>
      </w:r>
    </w:p>
    <w:p w14:paraId="0EB83AF0">
      <w:pPr>
        <w:spacing w:before="240" w:after="120" w:line="288" w:lineRule="auto"/>
        <w:ind w:left="0"/>
        <w:jc w:val="left"/>
        <w:outlineLvl w:val="5"/>
      </w:pPr>
      <w:bookmarkStart w:id="112" w:name="heading_112"/>
      <w:r>
        <w:rPr>
          <w:rFonts w:ascii="Arial" w:hAnsi="Arial" w:eastAsia="等线" w:cs="Arial"/>
          <w:b/>
          <w:sz w:val="24"/>
        </w:rPr>
        <w:t>6）弹窗内交互操作按钮：</w:t>
      </w:r>
      <w:bookmarkEnd w:id="112"/>
    </w:p>
    <w:p w14:paraId="570E5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“确认”：执行归档操作，关闭弹窗并刷新列表；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2FB830FF">
      <w:pPr>
        <w:spacing w:before="240" w:after="120" w:line="288" w:lineRule="auto"/>
        <w:ind w:left="0"/>
        <w:jc w:val="left"/>
        <w:outlineLvl w:val="5"/>
      </w:pPr>
      <w:bookmarkStart w:id="113" w:name="heading_113"/>
      <w:r>
        <w:rPr>
          <w:rFonts w:ascii="Arial" w:hAnsi="Arial" w:eastAsia="等线" w:cs="Arial"/>
          <w:b/>
          <w:sz w:val="24"/>
        </w:rPr>
        <w:t>7）数据可视化图表：</w:t>
      </w:r>
      <w:bookmarkEnd w:id="113"/>
    </w:p>
    <w:p w14:paraId="25445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◆数据可视化名称：稽查任务统计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指标分析→2.4. 业务效率指标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〖柱状图〗任务类型分布，点击柱形钻取筛选对应类型的稽查任务列表；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〖折线图〗任务处理时效，点击折线数据点钻取筛选对应时效的稽查任务列表；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〖卡片〗待处理任务数，点击数字钻取跳转未完成状态的稽查任务列表；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〖卡片〗已完成任务数，点击数字钻取跳转已完成状态的稽查任务列表；</w:t>
      </w:r>
    </w:p>
    <w:p w14:paraId="7E45DA49">
      <w:pPr>
        <w:spacing w:before="240" w:after="120" w:line="288" w:lineRule="auto"/>
        <w:ind w:left="0"/>
        <w:jc w:val="left"/>
        <w:outlineLvl w:val="5"/>
      </w:pPr>
      <w:bookmarkStart w:id="114" w:name="heading_114"/>
      <w:r>
        <w:rPr>
          <w:rFonts w:ascii="Arial" w:hAnsi="Arial" w:eastAsia="等线" w:cs="Arial"/>
          <w:b/>
          <w:sz w:val="24"/>
        </w:rPr>
        <w:t>8）其他说明：</w:t>
      </w:r>
      <w:bookmarkEnd w:id="114"/>
    </w:p>
    <w:p w14:paraId="5B2CE2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核心字段与用户表、片区表松耦合，支持独立配置；所有操作留存审计日志，包含操作人、操作时间、操作内容，满足追溯需求；覆盖违规通行、欠费逃费的稽查任务管理，实现稽查任务的全生命周期闭环管理。</w:t>
      </w:r>
    </w:p>
    <w:p w14:paraId="3828D06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E21B84">
      <w:pPr>
        <w:spacing w:before="240" w:after="120" w:line="288" w:lineRule="auto"/>
        <w:ind w:left="0"/>
        <w:jc w:val="left"/>
        <w:outlineLvl w:val="4"/>
      </w:pPr>
      <w:bookmarkStart w:id="115" w:name="heading_115"/>
      <w:r>
        <w:rPr>
          <w:rFonts w:ascii="Arial" w:hAnsi="Arial" w:eastAsia="等线" w:cs="Arial"/>
          <w:b/>
          <w:sz w:val="24"/>
        </w:rPr>
        <w:t>（2） 结果处置〖result-handle〗（结果处置表：result_handle）</w:t>
      </w:r>
      <w:bookmarkEnd w:id="115"/>
    </w:p>
    <w:p w14:paraId="7EC4ECF9">
      <w:pPr>
        <w:spacing w:before="240" w:after="120" w:line="288" w:lineRule="auto"/>
        <w:ind w:left="0"/>
        <w:jc w:val="left"/>
        <w:outlineLvl w:val="5"/>
      </w:pPr>
      <w:bookmarkStart w:id="116" w:name="heading_116"/>
      <w:r>
        <w:rPr>
          <w:rFonts w:ascii="Arial" w:hAnsi="Arial" w:eastAsia="等线" w:cs="Arial"/>
          <w:b/>
          <w:sz w:val="24"/>
        </w:rPr>
        <w:t>1）闭环流程节点：结果上报→结果审核→处置执行→状态关闭</w:t>
      </w:r>
      <w:bookmarkEnd w:id="116"/>
    </w:p>
    <w:p w14:paraId="7B8D5792">
      <w:pPr>
        <w:spacing w:before="240" w:after="120" w:line="288" w:lineRule="auto"/>
        <w:ind w:left="0"/>
        <w:jc w:val="left"/>
        <w:outlineLvl w:val="5"/>
      </w:pPr>
      <w:bookmarkStart w:id="117" w:name="heading_117"/>
      <w:r>
        <w:rPr>
          <w:rFonts w:ascii="Arial" w:hAnsi="Arial" w:eastAsia="等线" w:cs="Arial"/>
          <w:b/>
          <w:sz w:val="24"/>
        </w:rPr>
        <w:t>2）展示字段及其钻取交互：</w:t>
      </w:r>
      <w:bookmarkEnd w:id="117"/>
    </w:p>
    <w:p w14:paraId="7223B1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关联任务：点击跳转 “稽查任务详情弹窗”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违规类型：点击筛选同类型处置结果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处置方式：点击筛选同方式处置结果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状态：点击筛选同状态处置结果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片区：点击筛选同片区处置结果</w:t>
      </w:r>
    </w:p>
    <w:p w14:paraId="604AC8FC">
      <w:pPr>
        <w:spacing w:before="240" w:after="120" w:line="288" w:lineRule="auto"/>
        <w:ind w:left="0"/>
        <w:jc w:val="left"/>
        <w:outlineLvl w:val="5"/>
      </w:pPr>
      <w:bookmarkStart w:id="118" w:name="heading_118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118"/>
    </w:p>
    <w:p w14:paraId="1D906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处置人：点击筛选同处置人处置结果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处置时间：无钻取交互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整改状态：非高频使用，无需钻取</w:t>
      </w:r>
    </w:p>
    <w:p w14:paraId="04976FE2">
      <w:pPr>
        <w:spacing w:before="240" w:after="120" w:line="288" w:lineRule="auto"/>
        <w:ind w:left="0"/>
        <w:jc w:val="left"/>
        <w:outlineLvl w:val="5"/>
      </w:pPr>
      <w:bookmarkStart w:id="119" w:name="heading_119"/>
      <w:r>
        <w:rPr>
          <w:rFonts w:ascii="Arial" w:hAnsi="Arial" w:eastAsia="等线" w:cs="Arial"/>
          <w:b/>
          <w:sz w:val="24"/>
        </w:rPr>
        <w:t>4）列表页交互操作按钮：</w:t>
      </w:r>
      <w:bookmarkEnd w:id="119"/>
    </w:p>
    <w:p w14:paraId="3D6BB1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◆列表页操作按钮：筛选、导出、批量处置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“筛选”：展开顶部全字段筛选面板（违规类型、状态、片区、时间范围），输入条件后实时刷新列表匹配结果，支持清空筛选条件一键重置；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“批量处置”：勾选列表行待处置状态数据，打开右侧抽屉弹窗，批量填写处置执行信息，保存后批量更新处置状态为已完成，刷新列表；</w:t>
      </w:r>
    </w:p>
    <w:p w14:paraId="5EB21A8E">
      <w:pPr>
        <w:spacing w:before="240" w:after="120" w:line="288" w:lineRule="auto"/>
        <w:ind w:left="0"/>
        <w:jc w:val="left"/>
        <w:outlineLvl w:val="5"/>
      </w:pPr>
      <w:bookmarkStart w:id="120" w:name="heading_120"/>
      <w:r>
        <w:rPr>
          <w:rFonts w:ascii="Arial" w:hAnsi="Arial" w:eastAsia="等线" w:cs="Arial"/>
          <w:b/>
          <w:sz w:val="24"/>
        </w:rPr>
        <w:t>5）列表行交互操作按钮：</w:t>
      </w:r>
      <w:bookmarkEnd w:id="120"/>
    </w:p>
    <w:p w14:paraId="4820DB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【待审核】通过、驳回、查看；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【待处置】执行、查看；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【已完成】查看。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◆列表行交互按钮：通过、驳回、执行、查看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“通过”：无需弹窗即时交互，审核通过处置结果，更新状态为待处置，推送处置通知至处置人，刷新列表；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“驳回”：打开小型弹窗，需填写驳回理由（必填 *，≥10 字），保存后更新状态为已驳回，推送驳回通知至上报人，刷新列表；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“执行”：打开右侧抽屉弹窗，填写处置执行信息（必填 *），保存后更新处置状态为已完成，同步处置结果至黑名单模块（若有），刷新列表；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“查看”：打开右侧抽屉弹窗，展示处置结果完整信息（含关联任务、违规类型、处置方式、状态、片区、处置人、处置时间、整改状态）、处置日志，弹窗支持关闭 / 收起；</w:t>
      </w:r>
    </w:p>
    <w:p w14:paraId="5E8A0462">
      <w:pPr>
        <w:spacing w:before="240" w:after="120" w:line="288" w:lineRule="auto"/>
        <w:ind w:left="0"/>
        <w:jc w:val="left"/>
        <w:outlineLvl w:val="5"/>
      </w:pPr>
      <w:bookmarkStart w:id="121" w:name="heading_121"/>
      <w:r>
        <w:rPr>
          <w:rFonts w:ascii="Arial" w:hAnsi="Arial" w:eastAsia="等线" w:cs="Arial"/>
          <w:b/>
          <w:sz w:val="24"/>
        </w:rPr>
        <w:t>6）弹窗内交互操作按钮：</w:t>
      </w:r>
      <w:bookmarkEnd w:id="121"/>
    </w:p>
    <w:p w14:paraId="3DE8D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“确认”：执行处置操作，关闭弹窗并刷新列表；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6D8711A5">
      <w:pPr>
        <w:spacing w:before="240" w:after="120" w:line="288" w:lineRule="auto"/>
        <w:ind w:left="0"/>
        <w:jc w:val="left"/>
        <w:outlineLvl w:val="5"/>
      </w:pPr>
      <w:bookmarkStart w:id="122" w:name="heading_122"/>
      <w:r>
        <w:rPr>
          <w:rFonts w:ascii="Arial" w:hAnsi="Arial" w:eastAsia="等线" w:cs="Arial"/>
          <w:b/>
          <w:sz w:val="24"/>
        </w:rPr>
        <w:t>7）数据可视化图表：</w:t>
      </w:r>
      <w:bookmarkEnd w:id="122"/>
    </w:p>
    <w:p w14:paraId="762F4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◆数据可视化名称：稽查结果统计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◇数据可视化类别：3. 风险预警→3.6. 合规预警视图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〖饼图〗处置结果占比，点击扇区钻取筛选对应结果的处置记录列表；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〖卡片〗处置完成率，点击数字钻取跳转已完成状态的处置记录列表；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〖卡片〗违规整改率，点击数字钻取跳转已整改状态的处置记录列表；</w:t>
      </w:r>
    </w:p>
    <w:p w14:paraId="288A37F3">
      <w:pPr>
        <w:spacing w:before="240" w:after="120" w:line="288" w:lineRule="auto"/>
        <w:ind w:left="0"/>
        <w:jc w:val="left"/>
        <w:outlineLvl w:val="5"/>
      </w:pPr>
      <w:bookmarkStart w:id="123" w:name="heading_123"/>
      <w:r>
        <w:rPr>
          <w:rFonts w:ascii="Arial" w:hAnsi="Arial" w:eastAsia="等线" w:cs="Arial"/>
          <w:b/>
          <w:sz w:val="24"/>
        </w:rPr>
        <w:t>8）其他说明：</w:t>
      </w:r>
      <w:bookmarkEnd w:id="123"/>
    </w:p>
    <w:p w14:paraId="13297D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核心字段与稽查任务表、黑名单模块松耦合，支持独立配置；所有操作留存审计日志，包含操作人、操作时间、操作内容，满足追溯需求；支持违规行为的补缴费用、限制入场等处置，实现违规行为的闭环管理。</w:t>
      </w:r>
    </w:p>
    <w:p w14:paraId="0924D9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0BF9B7D">
      <w:pPr>
        <w:spacing w:before="260" w:after="120" w:line="288" w:lineRule="auto"/>
        <w:ind w:left="0"/>
        <w:jc w:val="left"/>
        <w:outlineLvl w:val="3"/>
      </w:pPr>
      <w:bookmarkStart w:id="124" w:name="heading_124"/>
      <w:r>
        <w:rPr>
          <w:rFonts w:ascii="Arial" w:hAnsi="Arial" w:eastAsia="等线" w:cs="Arial"/>
          <w:b/>
          <w:sz w:val="28"/>
        </w:rPr>
        <w:t>6、现场录入〖site-input〗</w:t>
      </w:r>
      <w:bookmarkEnd w:id="124"/>
    </w:p>
    <w:p w14:paraId="671D1828">
      <w:pPr>
        <w:spacing w:before="240" w:after="120" w:line="288" w:lineRule="auto"/>
        <w:ind w:left="0"/>
        <w:jc w:val="left"/>
        <w:outlineLvl w:val="4"/>
      </w:pPr>
      <w:bookmarkStart w:id="125" w:name="heading_125"/>
      <w:r>
        <w:rPr>
          <w:rFonts w:ascii="Arial" w:hAnsi="Arial" w:eastAsia="等线" w:cs="Arial"/>
          <w:b/>
          <w:sz w:val="24"/>
        </w:rPr>
        <w:t>（1） 车辆录入〖car-input〗（车辆录入表：car_input）</w:t>
      </w:r>
      <w:bookmarkEnd w:id="125"/>
    </w:p>
    <w:p w14:paraId="5810FD97">
      <w:pPr>
        <w:spacing w:before="240" w:after="120" w:line="288" w:lineRule="auto"/>
        <w:ind w:left="0"/>
        <w:jc w:val="left"/>
        <w:outlineLvl w:val="5"/>
      </w:pPr>
      <w:bookmarkStart w:id="126" w:name="heading_126"/>
      <w:r>
        <w:rPr>
          <w:rFonts w:ascii="Arial" w:hAnsi="Arial" w:eastAsia="等线" w:cs="Arial"/>
          <w:b/>
          <w:sz w:val="24"/>
        </w:rPr>
        <w:t>1）闭环流程节点：信息录入→信息校验→记录生成→记录同步</w:t>
      </w:r>
      <w:bookmarkEnd w:id="126"/>
    </w:p>
    <w:p w14:paraId="5AF32FEE">
      <w:pPr>
        <w:spacing w:before="240" w:after="120" w:line="288" w:lineRule="auto"/>
        <w:ind w:left="0"/>
        <w:jc w:val="left"/>
        <w:outlineLvl w:val="5"/>
      </w:pPr>
      <w:bookmarkStart w:id="127" w:name="heading_127"/>
      <w:r>
        <w:rPr>
          <w:rFonts w:ascii="Arial" w:hAnsi="Arial" w:eastAsia="等线" w:cs="Arial"/>
          <w:b/>
          <w:sz w:val="24"/>
        </w:rPr>
        <w:t>2）展示字段及其钻取交互：</w:t>
      </w:r>
      <w:bookmarkEnd w:id="127"/>
    </w:p>
    <w:p w14:paraId="6CB019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车位：点击跳转 “车位详情弹窗”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录入时间：无钻取交互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审核状态：点击筛选同状态录入记录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片区：点击筛选同片区录入记录</w:t>
      </w:r>
    </w:p>
    <w:p w14:paraId="74170909">
      <w:pPr>
        <w:spacing w:before="240" w:after="120" w:line="288" w:lineRule="auto"/>
        <w:ind w:left="0"/>
        <w:jc w:val="left"/>
        <w:outlineLvl w:val="5"/>
      </w:pPr>
      <w:bookmarkStart w:id="128" w:name="heading_128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128"/>
    </w:p>
    <w:p w14:paraId="0AACE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录入人：点击筛选同录入人录入记录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审核人：点击筛选同审核人录入记录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审核时间：非高频使用，无需钻取</w:t>
      </w:r>
    </w:p>
    <w:p w14:paraId="7F163E1C">
      <w:pPr>
        <w:spacing w:before="240" w:after="120" w:line="288" w:lineRule="auto"/>
        <w:ind w:left="0"/>
        <w:jc w:val="left"/>
        <w:outlineLvl w:val="5"/>
      </w:pPr>
      <w:bookmarkStart w:id="129" w:name="heading_129"/>
      <w:r>
        <w:rPr>
          <w:rFonts w:ascii="Arial" w:hAnsi="Arial" w:eastAsia="等线" w:cs="Arial"/>
          <w:b/>
          <w:sz w:val="24"/>
        </w:rPr>
        <w:t>4）列表页交互操作按钮：</w:t>
      </w:r>
      <w:bookmarkEnd w:id="129"/>
    </w:p>
    <w:p w14:paraId="613EFA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◆列表页操作按钮：筛选、导出、新增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“筛选”：展开顶部全字段筛选面板（车牌、审核状态、片区、时间范围），输入条件后实时刷新列表匹配结果，支持清空筛选条件一键重置；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“新增”：打开右侧抽屉弹窗，必填字段标 * 提示，自动校验车牌与车位匹配性，保存后返回列表页并刷新，新增后审核状态默认设为待审核；字段包括：车牌 \</w:t>
      </w:r>
      <w:r>
        <w:rPr>
          <w:rFonts w:ascii="Arial" w:hAnsi="Arial" w:eastAsia="等线" w:cs="Arial"/>
          <w:i/>
          <w:sz w:val="22"/>
        </w:rPr>
        <w:t>、车位 \</w:t>
      </w:r>
      <w:r>
        <w:rPr>
          <w:rFonts w:ascii="Arial" w:hAnsi="Arial" w:eastAsia="等线" w:cs="Arial"/>
          <w:sz w:val="22"/>
        </w:rPr>
        <w:t>、片区 *、备注；</w:t>
      </w:r>
    </w:p>
    <w:p w14:paraId="424CA351">
      <w:pPr>
        <w:spacing w:before="240" w:after="120" w:line="288" w:lineRule="auto"/>
        <w:ind w:left="0"/>
        <w:jc w:val="left"/>
        <w:outlineLvl w:val="5"/>
      </w:pPr>
      <w:bookmarkStart w:id="130" w:name="heading_130"/>
      <w:r>
        <w:rPr>
          <w:rFonts w:ascii="Arial" w:hAnsi="Arial" w:eastAsia="等线" w:cs="Arial"/>
          <w:b/>
          <w:sz w:val="24"/>
        </w:rPr>
        <w:t>5）列表行交互操作按钮：</w:t>
      </w:r>
      <w:bookmarkEnd w:id="130"/>
    </w:p>
    <w:p w14:paraId="44FA0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【待审核】审核、查看；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【已通过】确认、查看；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【已驳回】修正、查看。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◆列表行交互按钮：审核、确认、修正、查看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“审核”：打开右侧抽屉弹窗，选择审核结果（通过 / 驳回），填写审核意见（必填 *），保存后更新审核状态，推送审核结果通知至录入人，刷新列表；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“确认”：无需弹窗即时交互，确认录入信息后同步数据至在停状态模块，更新记录状态为已确认，刷新列表；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“修正”：打开右侧抽屉弹窗，可编辑车牌、车位等字段，保存后更新审核状态为待审核，重新进入审核流程，刷新列表；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“查看”：打开右侧抽屉弹窗，展示车辆录入完整信息（含车牌、车位、录入时间、审核状态、片区、录入人、审核人、审核时间）、审核日志，弹窗支持关闭 / 收起；</w:t>
      </w:r>
    </w:p>
    <w:p w14:paraId="04D9F5FE">
      <w:pPr>
        <w:spacing w:before="240" w:after="120" w:line="288" w:lineRule="auto"/>
        <w:ind w:left="0"/>
        <w:jc w:val="left"/>
        <w:outlineLvl w:val="5"/>
      </w:pPr>
      <w:bookmarkStart w:id="131" w:name="heading_131"/>
      <w:r>
        <w:rPr>
          <w:rFonts w:ascii="Arial" w:hAnsi="Arial" w:eastAsia="等线" w:cs="Arial"/>
          <w:b/>
          <w:sz w:val="24"/>
        </w:rPr>
        <w:t>6）弹窗内交互操作按钮：</w:t>
      </w:r>
      <w:bookmarkEnd w:id="131"/>
    </w:p>
    <w:p w14:paraId="1DD2C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◆弹窗内操作按钮：保存、取消（右侧抽屉）；确认、取消（二次确认弹窗）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“保存”：校验必填字段及数据格式，校验通过后提交数据，关闭抽屉并刷新列表，校验失败则在对应字段下方提示错误信息；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“取消”：关闭抽屉，不保存任何修改；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“确认”：执行审核确认操作，关闭弹窗并刷新列表；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“取消”：关闭弹窗，不执行任何操作。</w:t>
      </w:r>
    </w:p>
    <w:p w14:paraId="3EF80470">
      <w:pPr>
        <w:spacing w:before="240" w:after="120" w:line="288" w:lineRule="auto"/>
        <w:ind w:left="0"/>
        <w:jc w:val="left"/>
        <w:outlineLvl w:val="5"/>
      </w:pPr>
      <w:bookmarkStart w:id="132" w:name="heading_132"/>
      <w:r>
        <w:rPr>
          <w:rFonts w:ascii="Arial" w:hAnsi="Arial" w:eastAsia="等线" w:cs="Arial"/>
          <w:b/>
          <w:sz w:val="24"/>
        </w:rPr>
        <w:t>7）数据可视化图表：</w:t>
      </w:r>
      <w:bookmarkEnd w:id="132"/>
    </w:p>
    <w:p w14:paraId="0D569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◆数据可视化名称：现场录入统计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指标分析→2.4. 业务效率指标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〖折线图〗录入量趋势，点击折线数据点钻取筛选对应日期的录入记录列表；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〖卡片〗录入量，点击数字钻取跳转所有车辆录入记录列表；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〖卡片〗审核通过率，点击数字钻取跳转已通过状态的录入记录列表；</w:t>
      </w:r>
    </w:p>
    <w:p w14:paraId="496A1EE0">
      <w:pPr>
        <w:spacing w:before="240" w:after="120" w:line="288" w:lineRule="auto"/>
        <w:ind w:left="0"/>
        <w:jc w:val="left"/>
        <w:outlineLvl w:val="5"/>
      </w:pPr>
      <w:bookmarkStart w:id="133" w:name="heading_133"/>
      <w:r>
        <w:rPr>
          <w:rFonts w:ascii="Arial" w:hAnsi="Arial" w:eastAsia="等线" w:cs="Arial"/>
          <w:b/>
          <w:sz w:val="24"/>
        </w:rPr>
        <w:t>8）其他说明：</w:t>
      </w:r>
      <w:bookmarkEnd w:id="133"/>
    </w:p>
    <w:p w14:paraId="3F8A2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核心字段与车辆表、车位表、片区表松耦合，支持独立配置；所有操作留存审计日志，包含操作人、操作时间、操作内容，满足追溯需求；支持路内停车的现场车辆录入，适配巡检人员的现场操作需求。</w:t>
      </w:r>
    </w:p>
    <w:p w14:paraId="702C612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D18C61">
      <w:pPr>
        <w:spacing w:before="240" w:after="120" w:line="288" w:lineRule="auto"/>
        <w:ind w:left="0"/>
        <w:jc w:val="left"/>
        <w:outlineLvl w:val="4"/>
      </w:pPr>
      <w:bookmarkStart w:id="134" w:name="heading_134"/>
      <w:r>
        <w:rPr>
          <w:rFonts w:ascii="Arial" w:hAnsi="Arial" w:eastAsia="等线" w:cs="Arial"/>
          <w:b/>
          <w:sz w:val="24"/>
        </w:rPr>
        <w:t>（2） 泊位查询〖space-query〗（泊位查询表：space_query）</w:t>
      </w:r>
      <w:bookmarkEnd w:id="134"/>
    </w:p>
    <w:p w14:paraId="3DC40022">
      <w:pPr>
        <w:spacing w:before="240" w:after="120" w:line="288" w:lineRule="auto"/>
        <w:ind w:left="0"/>
        <w:jc w:val="left"/>
        <w:outlineLvl w:val="5"/>
      </w:pPr>
      <w:bookmarkStart w:id="135" w:name="heading_135"/>
      <w:r>
        <w:rPr>
          <w:rFonts w:ascii="Arial" w:hAnsi="Arial" w:eastAsia="等线" w:cs="Arial"/>
          <w:b/>
          <w:sz w:val="24"/>
        </w:rPr>
        <w:t>1）闭环流程节点：查询发起→数据检索→结果展示</w:t>
      </w:r>
      <w:bookmarkEnd w:id="135"/>
    </w:p>
    <w:p w14:paraId="39F267F9">
      <w:pPr>
        <w:spacing w:before="240" w:after="120" w:line="288" w:lineRule="auto"/>
        <w:ind w:left="0"/>
        <w:jc w:val="left"/>
        <w:outlineLvl w:val="5"/>
      </w:pPr>
      <w:bookmarkStart w:id="136" w:name="heading_136"/>
      <w:r>
        <w:rPr>
          <w:rFonts w:ascii="Arial" w:hAnsi="Arial" w:eastAsia="等线" w:cs="Arial"/>
          <w:b/>
          <w:sz w:val="24"/>
        </w:rPr>
        <w:t>2）展示字段及其钻取交互：</w:t>
      </w:r>
      <w:bookmarkEnd w:id="136"/>
    </w:p>
    <w:p w14:paraId="0138CD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泊位编号：点击跳转 “车位详情弹窗”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查询人：点击筛选同查询人查询记录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片区：点击筛选同片区查询记录</w:t>
      </w:r>
    </w:p>
    <w:p w14:paraId="1D3838C6">
      <w:pPr>
        <w:spacing w:before="240" w:after="120" w:line="288" w:lineRule="auto"/>
        <w:ind w:left="0"/>
        <w:jc w:val="left"/>
        <w:outlineLvl w:val="5"/>
      </w:pPr>
      <w:bookmarkStart w:id="137" w:name="heading_137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137"/>
    </w:p>
    <w:p w14:paraId="07CC8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泊位状态：非高频使用，无需钻取</w:t>
      </w:r>
    </w:p>
    <w:p w14:paraId="3870D683">
      <w:pPr>
        <w:spacing w:before="240" w:after="120" w:line="288" w:lineRule="auto"/>
        <w:ind w:left="0"/>
        <w:jc w:val="left"/>
        <w:outlineLvl w:val="5"/>
      </w:pPr>
      <w:bookmarkStart w:id="138" w:name="heading_138"/>
      <w:r>
        <w:rPr>
          <w:rFonts w:ascii="Arial" w:hAnsi="Arial" w:eastAsia="等线" w:cs="Arial"/>
          <w:b/>
          <w:sz w:val="24"/>
        </w:rPr>
        <w:t>4）列表页交互操作按钮：</w:t>
      </w:r>
      <w:bookmarkEnd w:id="138"/>
    </w:p>
    <w:p w14:paraId="41E821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◆列表页操作按钮：搜索、筛选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“搜索”：顶部搜索框，支持按泊位编号模糊搜索，输入后实时检索匹配的泊位信息，刷新结果列表；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“筛选”：展开顶部筛选面板（片区、查询时间范围），输入条件后实时刷新列表匹配结果，支持清空筛选条件一键重置；</w:t>
      </w:r>
    </w:p>
    <w:p w14:paraId="62EC4A3F">
      <w:pPr>
        <w:spacing w:before="240" w:after="120" w:line="288" w:lineRule="auto"/>
        <w:ind w:left="0"/>
        <w:jc w:val="left"/>
        <w:outlineLvl w:val="5"/>
      </w:pPr>
      <w:bookmarkStart w:id="139" w:name="heading_139"/>
      <w:r>
        <w:rPr>
          <w:rFonts w:ascii="Arial" w:hAnsi="Arial" w:eastAsia="等线" w:cs="Arial"/>
          <w:b/>
          <w:sz w:val="24"/>
        </w:rPr>
        <w:t>5）列表行交互操作按钮：</w:t>
      </w:r>
      <w:bookmarkEnd w:id="139"/>
    </w:p>
    <w:p w14:paraId="78043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◆列表行流程状态及其交互按钮：所有查询结果均支持查看、定位。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【查询结果】查看、定位。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◆列表行交互按钮：查看、定位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“查看”：打开右侧抽屉弹窗，展示泊位完整信息（含泊位编号、泊位状态、所属片区、查询人、查询时间），弹窗支持关闭 / 收起；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“定位”：打开地图弹窗，自动定位至该泊位的位置，展示周边泊位状态；</w:t>
      </w:r>
    </w:p>
    <w:p w14:paraId="26B07C49">
      <w:pPr>
        <w:spacing w:before="240" w:after="120" w:line="288" w:lineRule="auto"/>
        <w:ind w:left="0"/>
        <w:jc w:val="left"/>
        <w:outlineLvl w:val="5"/>
      </w:pPr>
      <w:bookmarkStart w:id="140" w:name="heading_140"/>
      <w:r>
        <w:rPr>
          <w:rFonts w:ascii="Arial" w:hAnsi="Arial" w:eastAsia="等线" w:cs="Arial"/>
          <w:b/>
          <w:sz w:val="24"/>
        </w:rPr>
        <w:t>6）弹窗内交互操作按钮：</w:t>
      </w:r>
      <w:bookmarkEnd w:id="140"/>
    </w:p>
    <w:p w14:paraId="2F69CE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◆弹窗内操作按钮：取消（右侧抽屉）；关闭（地图弹窗）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“取消”：关闭抽屉，不执行任何操作；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◇点击地图弹窗 “关闭”：关闭地图弹窗，返回列表页。</w:t>
      </w:r>
    </w:p>
    <w:p w14:paraId="2251F12E">
      <w:pPr>
        <w:spacing w:before="240" w:after="120" w:line="288" w:lineRule="auto"/>
        <w:ind w:left="0"/>
        <w:jc w:val="left"/>
        <w:outlineLvl w:val="5"/>
      </w:pPr>
      <w:bookmarkStart w:id="141" w:name="heading_141"/>
      <w:r>
        <w:rPr>
          <w:rFonts w:ascii="Arial" w:hAnsi="Arial" w:eastAsia="等线" w:cs="Arial"/>
          <w:b/>
          <w:sz w:val="24"/>
        </w:rPr>
        <w:t>7）数据可视化图表：</w:t>
      </w:r>
      <w:bookmarkEnd w:id="141"/>
    </w:p>
    <w:p w14:paraId="602F5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◆数据可视化名称：泊位查询统计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◇数据可视化类别：6. 资源监控→6.1. 资源全景监控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〖地图〗泊位位置分布，点击泊位标记跳转 “泊位详情弹窗”，点击区域可筛选该区域内所有泊位；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〖卡片〗查询量，点击数字钻取跳转所有泊位查询记录列表；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〖卡片〗查询成功率，点击数字钻取跳转查询成功的查询记录列表；</w:t>
      </w:r>
    </w:p>
    <w:p w14:paraId="0F278377">
      <w:pPr>
        <w:spacing w:before="240" w:after="120" w:line="288" w:lineRule="auto"/>
        <w:ind w:left="0"/>
        <w:jc w:val="left"/>
        <w:outlineLvl w:val="5"/>
      </w:pPr>
      <w:bookmarkStart w:id="142" w:name="heading_142"/>
      <w:r>
        <w:rPr>
          <w:rFonts w:ascii="Arial" w:hAnsi="Arial" w:eastAsia="等线" w:cs="Arial"/>
          <w:b/>
          <w:sz w:val="24"/>
        </w:rPr>
        <w:t>8）其他说明：</w:t>
      </w:r>
      <w:bookmarkEnd w:id="142"/>
    </w:p>
    <w:p w14:paraId="2C272B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核心字段与车位表、片区表松耦合，支持独立配置；所有操作留存审计日志，包含操作人、操作时间、操作内容，满足追溯需求；支持现场巡检人员的泊位状态查询，适配现场操作需求，提升现场巡检效率。</w:t>
      </w:r>
    </w:p>
    <w:p w14:paraId="0F1E1D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14DC3B3">
      <w:pPr>
        <w:spacing w:before="240" w:after="120" w:line="288" w:lineRule="auto"/>
        <w:ind w:left="0"/>
        <w:jc w:val="left"/>
        <w:outlineLvl w:val="4"/>
      </w:pPr>
      <w:bookmarkStart w:id="143" w:name="heading_143"/>
      <w:r>
        <w:rPr>
          <w:rFonts w:ascii="Arial" w:hAnsi="Arial" w:eastAsia="等线" w:cs="Arial"/>
          <w:b/>
          <w:sz w:val="24"/>
        </w:rPr>
        <w:t>（3） 结束停车〖end-park〗（结束停车表：end_park）</w:t>
      </w:r>
      <w:bookmarkEnd w:id="143"/>
    </w:p>
    <w:p w14:paraId="65A55C41">
      <w:pPr>
        <w:spacing w:before="240" w:after="120" w:line="288" w:lineRule="auto"/>
        <w:ind w:left="0"/>
        <w:jc w:val="left"/>
        <w:outlineLvl w:val="5"/>
      </w:pPr>
      <w:bookmarkStart w:id="144" w:name="heading_144"/>
      <w:r>
        <w:rPr>
          <w:rFonts w:ascii="Arial" w:hAnsi="Arial" w:eastAsia="等线" w:cs="Arial"/>
          <w:b/>
          <w:sz w:val="24"/>
        </w:rPr>
        <w:t>1）闭环流程节点：结束发起→费用核算→订单生成→记录同步</w:t>
      </w:r>
      <w:bookmarkEnd w:id="144"/>
    </w:p>
    <w:p w14:paraId="76B02AF1">
      <w:pPr>
        <w:spacing w:before="240" w:after="120" w:line="288" w:lineRule="auto"/>
        <w:ind w:left="0"/>
        <w:jc w:val="left"/>
        <w:outlineLvl w:val="5"/>
      </w:pPr>
      <w:bookmarkStart w:id="145" w:name="heading_145"/>
      <w:r>
        <w:rPr>
          <w:rFonts w:ascii="Arial" w:hAnsi="Arial" w:eastAsia="等线" w:cs="Arial"/>
          <w:b/>
          <w:sz w:val="24"/>
        </w:rPr>
        <w:t>2）展示字段及其钻取交互：</w:t>
      </w:r>
      <w:bookmarkEnd w:id="145"/>
    </w:p>
    <w:p w14:paraId="53DE5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车牌：点击跳转 “车辆详情弹窗”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车位：点击跳转 “车位详情弹窗”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结束时间：无钻取交互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缴费状态：点击筛选同状态结束记录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片区：点击筛选同片区结束记录</w:t>
      </w:r>
    </w:p>
    <w:p w14:paraId="003DCAD2">
      <w:pPr>
        <w:spacing w:before="240" w:after="120" w:line="288" w:lineRule="auto"/>
        <w:ind w:left="0"/>
        <w:jc w:val="left"/>
        <w:outlineLvl w:val="5"/>
      </w:pPr>
      <w:bookmarkStart w:id="146" w:name="heading_146"/>
      <w:r>
        <w:rPr>
          <w:rFonts w:ascii="Arial" w:hAnsi="Arial" w:eastAsia="等线" w:cs="Arial"/>
          <w:b/>
          <w:sz w:val="24"/>
        </w:rPr>
        <w:t>3）输入交互完成后新增的展示字段及其对应的输出数据和钻取交互：</w:t>
      </w:r>
      <w:bookmarkEnd w:id="146"/>
    </w:p>
    <w:p w14:paraId="0EA4C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操作人：点击筛选同操作人结束记录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订单编号：非高频使用，无需钻取</w:t>
      </w:r>
    </w:p>
    <w:p w14:paraId="520337C4">
      <w:pPr>
        <w:spacing w:before="240" w:after="120" w:line="288" w:lineRule="auto"/>
        <w:ind w:left="0"/>
        <w:jc w:val="left"/>
        <w:outlineLvl w:val="5"/>
      </w:pPr>
      <w:bookmarkStart w:id="147" w:name="heading_147"/>
      <w:r>
        <w:rPr>
          <w:rFonts w:ascii="Arial" w:hAnsi="Arial" w:eastAsia="等线" w:cs="Arial"/>
          <w:b/>
          <w:sz w:val="24"/>
        </w:rPr>
        <w:t>4）列表页交互操作按钮：</w:t>
      </w:r>
      <w:bookmarkEnd w:id="147"/>
    </w:p>
    <w:p w14:paraId="4E0CFD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◆列表页操作按钮：筛选、导出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“筛选”：展开顶部全字段筛选面板（车牌、缴费状态、片区、时间范围），输入条件后实时刷新列表匹配结果，支持清空筛选条件一键重置；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“导出”：支持导出当前列表所有数据或筛选后数据，导出格式支持 Excel、PDF，包含列表所有展示字段，导出完成后提示导出成功并提供下载链接；</w:t>
      </w:r>
    </w:p>
    <w:p w14:paraId="3C9688F7">
      <w:pPr>
        <w:spacing w:before="240" w:after="120" w:line="288" w:lineRule="auto"/>
        <w:ind w:left="0"/>
        <w:jc w:val="left"/>
        <w:outlineLvl w:val="5"/>
      </w:pPr>
      <w:bookmarkStart w:id="148" w:name="heading_148"/>
      <w:r>
        <w:rPr>
          <w:rFonts w:ascii="Arial" w:hAnsi="Arial" w:eastAsia="等线" w:cs="Arial"/>
          <w:b/>
          <w:sz w:val="24"/>
        </w:rPr>
        <w:t>5）列表行交互操作按钮：</w:t>
      </w:r>
      <w:bookmarkEnd w:id="148"/>
    </w:p>
    <w:p w14:paraId="7AED7F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◆列表行流程状态及其交互按钮：按状态区分可用按钮，不可用按钮隐藏。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【待支付】支付、查看、取消；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【已支付】确认、查看；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【已取消】查看。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◆列表行交互按钮：支付、确认、取消、查看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“支付”：打开支付弹窗，选择支付方式，完成费用支付，更新缴费状态为已支付，生成订单，刷新列表；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“确认”：无需弹窗即时交互，确认支付结果后同步数据至离场记录模块，更新记录状态为已完成，刷新列表；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“取消”：打开小型二次确认弹窗，确认后取消结束停车申请，更新状态为已取消，释放车位占用标记，取消则关闭弹窗无操作；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 “查看”：打开右侧抽屉弹窗，展示结束停车完整信息（含车牌、车位、结束时间、缴费状态、片区、操作人、订单编号）、订单日志，弹窗支持关闭 / 收起；</w:t>
      </w:r>
    </w:p>
    <w:p w14:paraId="2E86E7B4">
      <w:pPr>
        <w:spacing w:before="240" w:after="120" w:line="288" w:lineRule="auto"/>
        <w:ind w:left="0"/>
        <w:jc w:val="left"/>
        <w:outlineLvl w:val="5"/>
      </w:pPr>
      <w:bookmarkStart w:id="149" w:name="heading_149"/>
      <w:r>
        <w:rPr>
          <w:rFonts w:ascii="Arial" w:hAnsi="Arial" w:eastAsia="等线" w:cs="Arial"/>
          <w:b/>
          <w:sz w:val="24"/>
        </w:rPr>
        <w:t>6）弹窗内交互操作按钮：</w:t>
      </w:r>
      <w:bookmarkEnd w:id="149"/>
    </w:p>
    <w:p w14:paraId="249800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◆弹窗内操作按钮：取消（右侧抽屉）；确认、取消（二次确认弹窗）；完成、取消（支付弹窗）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◇点击右侧抽屉 “取消”：关闭抽屉，不执行任何操作；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“确认”：执行取消操作，关闭弹窗并刷新列表；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◇点击二次确认弹窗 “取消”：关闭弹窗，不执行取消操作；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◇点击支付弹窗 “完成”：完成支付后关闭弹窗，刷新列表；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◇点击支付弹窗 “取消”：关闭支付弹窗，返回列表页。</w:t>
      </w:r>
    </w:p>
    <w:p w14:paraId="68BF2684">
      <w:pPr>
        <w:spacing w:before="240" w:after="120" w:line="288" w:lineRule="auto"/>
        <w:ind w:left="0"/>
        <w:jc w:val="left"/>
        <w:outlineLvl w:val="5"/>
      </w:pPr>
      <w:bookmarkStart w:id="150" w:name="heading_150"/>
      <w:r>
        <w:rPr>
          <w:rFonts w:ascii="Arial" w:hAnsi="Arial" w:eastAsia="等线" w:cs="Arial"/>
          <w:b/>
          <w:sz w:val="24"/>
        </w:rPr>
        <w:t>7）数据可视化图表：</w:t>
      </w:r>
      <w:bookmarkEnd w:id="150"/>
    </w:p>
    <w:p w14:paraId="5D5A1A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◆数据可视化名称：结束停车统计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◇数据可视化类别：2. 指标分析→2.1. 运行效能指标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〖折线图〗结束量趋势，点击折线数据点钻取筛选对应日期的结束停车记录列表；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〖卡片〗结束量，点击数字钻取跳转所有结束停车记录列表；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〖卡片〗支付成功率，点击数字钻取跳转已支付状态的结束停车记录列表；</w:t>
      </w:r>
    </w:p>
    <w:p w14:paraId="33C20D82">
      <w:pPr>
        <w:spacing w:before="240" w:after="120" w:line="288" w:lineRule="auto"/>
        <w:ind w:left="0"/>
        <w:jc w:val="left"/>
        <w:outlineLvl w:val="5"/>
      </w:pPr>
      <w:bookmarkStart w:id="151" w:name="heading_151"/>
      <w:r>
        <w:rPr>
          <w:rFonts w:ascii="Arial" w:hAnsi="Arial" w:eastAsia="等线" w:cs="Arial"/>
          <w:b/>
          <w:sz w:val="24"/>
        </w:rPr>
        <w:t>8）其他说明：</w:t>
      </w:r>
      <w:bookmarkEnd w:id="151"/>
    </w:p>
    <w:p w14:paraId="702E1BC5">
      <w:pPr>
        <w:spacing w:before="120" w:after="120" w:line="288" w:lineRule="auto"/>
        <w:ind w:left="0"/>
        <w:jc w:val="left"/>
        <w:rPr>
          <w:del w:id="0" w:author="蔡清龙" w:date="2026-04-21T22:27:25Z"/>
        </w:rPr>
      </w:pPr>
      <w:r>
        <w:rPr>
          <w:rFonts w:ascii="Arial" w:hAnsi="Arial" w:eastAsia="等线" w:cs="Arial"/>
          <w:sz w:val="22"/>
        </w:rPr>
        <w:t>核心字段与车辆表、车位表、订单模块、离场模块松耦合，支持独立配置；所有操作留存审计日志，包含操作人、操作时间、操作内容，满足追溯需求；支持路内停车的现场结束停车操作，适配巡检人员的现场收费与订单生成需求。</w:t>
      </w:r>
    </w:p>
    <w:p w14:paraId="669D65AA">
      <w:pPr>
        <w:pBdr>
          <w:bottom w:val="none" w:color="auto" w:sz="0" w:space="0"/>
          <w:between w:val="none" w:color="auto" w:sz="0" w:space="0"/>
        </w:pBdr>
        <w:spacing w:before="120" w:after="120" w:line="288" w:lineRule="auto"/>
        <w:ind w:left="0"/>
        <w:jc w:val="left"/>
      </w:pPr>
    </w:p>
    <w:p w14:paraId="730DD3F4">
      <w:pPr>
        <w:spacing w:before="260" w:after="120" w:line="288" w:lineRule="auto"/>
        <w:ind w:left="0"/>
        <w:jc w:val="left"/>
        <w:outlineLvl w:val="5"/>
        <w:rPr>
          <w:del w:id="1" w:author="蔡清龙" w:date="2026-04-22T12:14:12Z"/>
        </w:rPr>
      </w:pPr>
      <w:del w:id="2" w:author="蔡清龙" w:date="2026-04-22T12:14:12Z">
        <w:bookmarkStart w:id="152" w:name="heading_152"/>
        <w:r>
          <w:rPr>
            <w:rFonts w:ascii="Arial" w:hAnsi="Arial" w:eastAsia="等线" w:cs="Arial"/>
            <w:b/>
            <w:sz w:val="28"/>
          </w:rPr>
          <w:delText>7、决策分析〖decision-analysis〗</w:delText>
        </w:r>
        <w:bookmarkEnd w:id="152"/>
      </w:del>
    </w:p>
    <w:p w14:paraId="0021F377">
      <w:pPr>
        <w:spacing w:before="240" w:after="120" w:line="288" w:lineRule="auto"/>
        <w:ind w:left="0"/>
        <w:jc w:val="left"/>
        <w:outlineLvl w:val="4"/>
        <w:rPr>
          <w:del w:id="3" w:author="蔡清龙" w:date="2026-04-22T12:14:12Z"/>
        </w:rPr>
      </w:pPr>
      <w:del w:id="4" w:author="蔡清龙" w:date="2026-04-22T12:14:12Z">
        <w:bookmarkStart w:id="153" w:name="heading_153"/>
        <w:r>
          <w:rPr>
            <w:rFonts w:ascii="Arial" w:hAnsi="Arial" w:eastAsia="等线" w:cs="Arial"/>
            <w:b/>
            <w:sz w:val="24"/>
          </w:rPr>
          <w:delText>（1）通行运营报表〖pass-op-report〗</w:delText>
        </w:r>
        <w:bookmarkEnd w:id="153"/>
      </w:del>
    </w:p>
    <w:p w14:paraId="14B338B0">
      <w:pPr>
        <w:spacing w:before="240" w:after="120" w:line="288" w:lineRule="auto"/>
        <w:ind w:left="0"/>
        <w:jc w:val="left"/>
        <w:outlineLvl w:val="5"/>
        <w:rPr>
          <w:del w:id="5" w:author="蔡清龙" w:date="2026-04-22T12:14:12Z"/>
        </w:rPr>
      </w:pPr>
      <w:del w:id="6" w:author="蔡清龙" w:date="2026-04-22T12:14:12Z">
        <w:bookmarkStart w:id="154" w:name="heading_154"/>
        <w:r>
          <w:rPr>
            <w:rFonts w:ascii="Arial" w:hAnsi="Arial" w:eastAsia="等线" w:cs="Arial"/>
            <w:b/>
            <w:sz w:val="24"/>
          </w:rPr>
          <w:delText>1）闭环流程节点：数据汇总→报表生成→视图展示</w:delText>
        </w:r>
        <w:bookmarkEnd w:id="154"/>
      </w:del>
    </w:p>
    <w:p w14:paraId="0D830DEE">
      <w:pPr>
        <w:spacing w:before="240" w:after="120" w:line="288" w:lineRule="auto"/>
        <w:ind w:left="0"/>
        <w:jc w:val="left"/>
        <w:outlineLvl w:val="5"/>
        <w:rPr>
          <w:del w:id="7" w:author="蔡清龙" w:date="2026-04-22T12:14:12Z"/>
        </w:rPr>
      </w:pPr>
      <w:del w:id="8" w:author="蔡清龙" w:date="2026-04-22T12:14:12Z">
        <w:bookmarkStart w:id="155" w:name="heading_155"/>
        <w:r>
          <w:rPr>
            <w:rFonts w:ascii="Arial" w:hAnsi="Arial" w:eastAsia="等线" w:cs="Arial"/>
            <w:b/>
            <w:sz w:val="24"/>
          </w:rPr>
          <w:delText>2）展示字段及其钻取交互：</w:delText>
        </w:r>
        <w:bookmarkEnd w:id="155"/>
      </w:del>
    </w:p>
    <w:p w14:paraId="3DB5BA18">
      <w:pPr>
        <w:spacing w:before="120" w:after="120" w:line="288" w:lineRule="auto"/>
        <w:ind w:left="0"/>
        <w:jc w:val="left"/>
        <w:rPr>
          <w:del w:id="9" w:author="蔡清龙" w:date="2026-04-22T12:14:12Z"/>
        </w:rPr>
      </w:pPr>
      <w:del w:id="10" w:author="蔡清龙" w:date="2026-04-22T12:14:12Z">
        <w:r>
          <w:rPr>
            <w:rFonts w:ascii="Arial" w:hAnsi="Arial" w:eastAsia="等线" w:cs="Arial"/>
            <w:sz w:val="22"/>
          </w:rPr>
          <w:delText>报表类型：点击筛选同类型报表</w:delText>
        </w:r>
      </w:del>
      <w:del w:id="11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12" w:author="蔡清龙" w:date="2026-04-22T12:14:12Z">
        <w:r>
          <w:rPr>
            <w:rFonts w:ascii="Arial" w:hAnsi="Arial" w:eastAsia="等线" w:cs="Arial"/>
            <w:sz w:val="22"/>
          </w:rPr>
          <w:delText>时间尺度：点击筛选同时间尺度报表</w:delText>
        </w:r>
      </w:del>
      <w:del w:id="13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14" w:author="蔡清龙" w:date="2026-04-22T12:14:12Z">
        <w:r>
          <w:rPr>
            <w:rFonts w:ascii="Arial" w:hAnsi="Arial" w:eastAsia="等线" w:cs="Arial"/>
            <w:sz w:val="22"/>
          </w:rPr>
          <w:delText>统计周期：无钻取交互</w:delText>
        </w:r>
      </w:del>
      <w:del w:id="15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16" w:author="蔡清龙" w:date="2026-04-22T12:14:12Z">
        <w:r>
          <w:rPr>
            <w:rFonts w:ascii="Arial" w:hAnsi="Arial" w:eastAsia="等线" w:cs="Arial"/>
            <w:sz w:val="22"/>
          </w:rPr>
          <w:delText>生成时间：无钻取交互</w:delText>
        </w:r>
      </w:del>
      <w:del w:id="17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18" w:author="蔡清龙" w:date="2026-04-22T12:14:12Z">
        <w:r>
          <w:rPr>
            <w:rFonts w:ascii="Arial" w:hAnsi="Arial" w:eastAsia="等线" w:cs="Arial"/>
            <w:sz w:val="22"/>
          </w:rPr>
          <w:delText>流程状态：点击筛选同状态报表</w:delText>
        </w:r>
      </w:del>
    </w:p>
    <w:p w14:paraId="78031B7E">
      <w:pPr>
        <w:spacing w:before="240" w:after="120" w:line="288" w:lineRule="auto"/>
        <w:ind w:left="0"/>
        <w:jc w:val="left"/>
        <w:outlineLvl w:val="5"/>
        <w:rPr>
          <w:del w:id="19" w:author="蔡清龙" w:date="2026-04-22T12:14:12Z"/>
        </w:rPr>
      </w:pPr>
      <w:del w:id="20" w:author="蔡清龙" w:date="2026-04-22T12:14:12Z">
        <w:bookmarkStart w:id="156" w:name="heading_156"/>
        <w:r>
          <w:rPr>
            <w:rFonts w:ascii="Arial" w:hAnsi="Arial" w:eastAsia="等线" w:cs="Arial"/>
            <w:b/>
            <w:sz w:val="24"/>
          </w:rPr>
          <w:delText>3）输入交互完成后新增的展示字段及其对应的输出数据和钻取交互：</w:delText>
        </w:r>
        <w:bookmarkEnd w:id="156"/>
      </w:del>
    </w:p>
    <w:p w14:paraId="557C9088">
      <w:pPr>
        <w:spacing w:before="120" w:after="120" w:line="288" w:lineRule="auto"/>
        <w:ind w:left="0"/>
        <w:jc w:val="left"/>
        <w:rPr>
          <w:del w:id="21" w:author="蔡清龙" w:date="2026-04-22T12:14:12Z"/>
        </w:rPr>
      </w:pPr>
      <w:del w:id="22" w:author="蔡清龙" w:date="2026-04-22T12:14:12Z">
        <w:r>
          <w:rPr>
            <w:rFonts w:ascii="Arial" w:hAnsi="Arial" w:eastAsia="等线" w:cs="Arial"/>
            <w:sz w:val="22"/>
          </w:rPr>
          <w:delText>筛选条件：点击查看自定义筛选条件详情</w:delText>
        </w:r>
      </w:del>
      <w:del w:id="23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24" w:author="蔡清龙" w:date="2026-04-22T12:14:12Z">
        <w:r>
          <w:rPr>
            <w:rFonts w:ascii="Arial" w:hAnsi="Arial" w:eastAsia="等线" w:cs="Arial"/>
            <w:sz w:val="22"/>
          </w:rPr>
          <w:delText>生成人：点击筛选同生成人报表</w:delText>
        </w:r>
      </w:del>
    </w:p>
    <w:p w14:paraId="32C9B136">
      <w:pPr>
        <w:spacing w:before="240" w:after="120" w:line="288" w:lineRule="auto"/>
        <w:ind w:left="0"/>
        <w:jc w:val="left"/>
        <w:outlineLvl w:val="5"/>
        <w:rPr>
          <w:del w:id="25" w:author="蔡清龙" w:date="2026-04-22T12:14:12Z"/>
        </w:rPr>
      </w:pPr>
      <w:del w:id="26" w:author="蔡清龙" w:date="2026-04-22T12:14:12Z">
        <w:bookmarkStart w:id="157" w:name="heading_157"/>
        <w:r>
          <w:rPr>
            <w:rFonts w:ascii="Arial" w:hAnsi="Arial" w:eastAsia="等线" w:cs="Arial"/>
            <w:b/>
            <w:sz w:val="24"/>
          </w:rPr>
          <w:delText>4）列表页交互操作按钮：</w:delText>
        </w:r>
        <w:bookmarkEnd w:id="157"/>
      </w:del>
    </w:p>
    <w:p w14:paraId="262B2268">
      <w:pPr>
        <w:spacing w:before="120" w:after="120" w:line="288" w:lineRule="auto"/>
        <w:ind w:left="0"/>
        <w:jc w:val="left"/>
        <w:rPr>
          <w:del w:id="27" w:author="蔡清龙" w:date="2026-04-22T12:14:12Z"/>
        </w:rPr>
      </w:pPr>
      <w:del w:id="28" w:author="蔡清龙" w:date="2026-04-22T12:14:12Z">
        <w:r>
          <w:rPr>
            <w:rFonts w:ascii="Arial" w:hAnsi="Arial" w:eastAsia="等线" w:cs="Arial"/>
            <w:sz w:val="22"/>
          </w:rPr>
          <w:delText>◆列表页操作按钮：筛选、导出</w:delText>
        </w:r>
      </w:del>
      <w:del w:id="29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30" w:author="蔡清龙" w:date="2026-04-22T12:14:12Z">
        <w:r>
          <w:rPr>
            <w:rFonts w:ascii="Arial" w:hAnsi="Arial" w:eastAsia="等线" w:cs="Arial"/>
            <w:sz w:val="22"/>
          </w:rPr>
          <w:delText>◇点击 “筛选”：展开顶部全字段筛选面板（报表类型、时间尺度、统计周期、生成时间），输入条件后实时刷新列表匹配结果，支持清空筛选条件一键重置；同时支持开启 / 关闭自动生成报表功能的配置开关；</w:delText>
        </w:r>
      </w:del>
      <w:del w:id="31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32" w:author="蔡清龙" w:date="2026-04-22T12:14:12Z">
        <w:r>
          <w:rPr>
            <w:rFonts w:ascii="Arial" w:hAnsi="Arial" w:eastAsia="等线" w:cs="Arial"/>
            <w:sz w:val="22"/>
          </w:rPr>
          <w:delText>◇点击 “导出”：支持导出当前选中报表或批量导出列表报表，导出格式支持 Excel、PDF，包含报表所有统计字段，导出完成后提示导出成功并提供下载链接；</w:delText>
        </w:r>
      </w:del>
    </w:p>
    <w:p w14:paraId="185BACDB">
      <w:pPr>
        <w:spacing w:before="240" w:after="120" w:line="288" w:lineRule="auto"/>
        <w:ind w:left="0"/>
        <w:jc w:val="left"/>
        <w:outlineLvl w:val="5"/>
        <w:rPr>
          <w:del w:id="33" w:author="蔡清龙" w:date="2026-04-22T12:14:12Z"/>
        </w:rPr>
      </w:pPr>
      <w:del w:id="34" w:author="蔡清龙" w:date="2026-04-22T12:14:12Z">
        <w:bookmarkStart w:id="158" w:name="heading_158"/>
        <w:r>
          <w:rPr>
            <w:rFonts w:ascii="Arial" w:hAnsi="Arial" w:eastAsia="等线" w:cs="Arial"/>
            <w:b/>
            <w:sz w:val="24"/>
          </w:rPr>
          <w:delText>5）列表行交互操作按钮：</w:delText>
        </w:r>
        <w:bookmarkEnd w:id="158"/>
      </w:del>
    </w:p>
    <w:p w14:paraId="408E2494">
      <w:pPr>
        <w:spacing w:before="120" w:after="120" w:line="288" w:lineRule="auto"/>
        <w:ind w:left="0"/>
        <w:jc w:val="left"/>
        <w:rPr>
          <w:del w:id="35" w:author="蔡清龙" w:date="2026-04-22T12:14:12Z"/>
        </w:rPr>
      </w:pPr>
      <w:del w:id="36" w:author="蔡清龙" w:date="2026-04-22T12:14:12Z">
        <w:r>
          <w:rPr>
            <w:rFonts w:ascii="Arial" w:hAnsi="Arial" w:eastAsia="等线" w:cs="Arial"/>
            <w:sz w:val="22"/>
          </w:rPr>
          <w:delText>◆列表行流程状态及其交互按钮：所有报表均支持查看、导出。</w:delText>
        </w:r>
      </w:del>
      <w:del w:id="37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38" w:author="蔡清龙" w:date="2026-04-22T12:14:12Z">
        <w:r>
          <w:rPr>
            <w:rFonts w:ascii="Arial" w:hAnsi="Arial" w:eastAsia="等线" w:cs="Arial"/>
            <w:sz w:val="22"/>
          </w:rPr>
          <w:delText>【日报】查看、导出；</w:delText>
        </w:r>
      </w:del>
      <w:del w:id="39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40" w:author="蔡清龙" w:date="2026-04-22T12:14:12Z">
        <w:r>
          <w:rPr>
            <w:rFonts w:ascii="Arial" w:hAnsi="Arial" w:eastAsia="等线" w:cs="Arial"/>
            <w:sz w:val="22"/>
          </w:rPr>
          <w:delText>【周报】查看、导出；</w:delText>
        </w:r>
      </w:del>
      <w:del w:id="41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42" w:author="蔡清龙" w:date="2026-04-22T12:14:12Z">
        <w:r>
          <w:rPr>
            <w:rFonts w:ascii="Arial" w:hAnsi="Arial" w:eastAsia="等线" w:cs="Arial"/>
            <w:sz w:val="22"/>
          </w:rPr>
          <w:delText>【月报】查看、导出；</w:delText>
        </w:r>
      </w:del>
      <w:del w:id="43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44" w:author="蔡清龙" w:date="2026-04-22T12:14:12Z">
        <w:r>
          <w:rPr>
            <w:rFonts w:ascii="Arial" w:hAnsi="Arial" w:eastAsia="等线" w:cs="Arial"/>
            <w:sz w:val="22"/>
          </w:rPr>
          <w:delText>【季报】查看、导出；</w:delText>
        </w:r>
      </w:del>
      <w:del w:id="45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46" w:author="蔡清龙" w:date="2026-04-22T12:14:12Z">
        <w:r>
          <w:rPr>
            <w:rFonts w:ascii="Arial" w:hAnsi="Arial" w:eastAsia="等线" w:cs="Arial"/>
            <w:sz w:val="22"/>
          </w:rPr>
          <w:delText>【半年报】查看、导出；</w:delText>
        </w:r>
      </w:del>
      <w:del w:id="47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48" w:author="蔡清龙" w:date="2026-04-22T12:14:12Z">
        <w:r>
          <w:rPr>
            <w:rFonts w:ascii="Arial" w:hAnsi="Arial" w:eastAsia="等线" w:cs="Arial"/>
            <w:sz w:val="22"/>
          </w:rPr>
          <w:delText>【年报】查看、导出；</w:delText>
        </w:r>
      </w:del>
      <w:del w:id="49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50" w:author="蔡清龙" w:date="2026-04-22T12:14:12Z">
        <w:r>
          <w:rPr>
            <w:rFonts w:ascii="Arial" w:hAnsi="Arial" w:eastAsia="等线" w:cs="Arial"/>
            <w:sz w:val="22"/>
          </w:rPr>
          <w:delText>【自定义报表】查看、导出。</w:delText>
        </w:r>
      </w:del>
      <w:del w:id="51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52" w:author="蔡清龙" w:date="2026-04-22T12:14:12Z">
        <w:r>
          <w:rPr>
            <w:rFonts w:ascii="Arial" w:hAnsi="Arial" w:eastAsia="等线" w:cs="Arial"/>
            <w:sz w:val="22"/>
          </w:rPr>
          <w:delText>◆列表行交互按钮：查看、导出</w:delText>
        </w:r>
      </w:del>
      <w:del w:id="53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54" w:author="蔡清龙" w:date="2026-04-22T12:14:12Z">
        <w:r>
          <w:rPr>
            <w:rFonts w:ascii="Arial" w:hAnsi="Arial" w:eastAsia="等线" w:cs="Arial"/>
            <w:sz w:val="22"/>
          </w:rPr>
          <w:delText>◇点击 “查看”：打开右侧抽屉弹窗，展示该报表的全字段多维度统计数据（入场量、离场量、识别成功率、异常离场数等）、同比环比分析数据、对应可视化图表，弹窗支持关闭 / 收起；其中年报额外支持打印功能；</w:delText>
        </w:r>
      </w:del>
      <w:del w:id="55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56" w:author="蔡清龙" w:date="2026-04-22T12:14:12Z">
        <w:r>
          <w:rPr>
            <w:rFonts w:ascii="Arial" w:hAnsi="Arial" w:eastAsia="等线" w:cs="Arial"/>
            <w:sz w:val="22"/>
          </w:rPr>
          <w:delText>◇点击 “导出”：直接导出该报表的统计数据，格式支持 Excel、PDF，导出完成后提示导出成功并提供下载链接；</w:delText>
        </w:r>
      </w:del>
    </w:p>
    <w:p w14:paraId="69E1C9A3">
      <w:pPr>
        <w:spacing w:before="240" w:after="120" w:line="288" w:lineRule="auto"/>
        <w:ind w:left="0"/>
        <w:jc w:val="left"/>
        <w:outlineLvl w:val="5"/>
        <w:rPr>
          <w:del w:id="57" w:author="蔡清龙" w:date="2026-04-22T12:14:12Z"/>
        </w:rPr>
      </w:pPr>
      <w:del w:id="58" w:author="蔡清龙" w:date="2026-04-22T12:14:12Z">
        <w:bookmarkStart w:id="159" w:name="heading_159"/>
        <w:r>
          <w:rPr>
            <w:rFonts w:ascii="Arial" w:hAnsi="Arial" w:eastAsia="等线" w:cs="Arial"/>
            <w:b/>
            <w:sz w:val="24"/>
          </w:rPr>
          <w:delText>6）弹窗内交互操作按钮：</w:delText>
        </w:r>
        <w:bookmarkEnd w:id="159"/>
      </w:del>
    </w:p>
    <w:p w14:paraId="2F094487">
      <w:pPr>
        <w:spacing w:before="120" w:after="120" w:line="288" w:lineRule="auto"/>
        <w:ind w:left="0"/>
        <w:jc w:val="left"/>
        <w:rPr>
          <w:del w:id="59" w:author="蔡清龙" w:date="2026-04-22T12:14:12Z"/>
        </w:rPr>
      </w:pPr>
      <w:del w:id="60" w:author="蔡清龙" w:date="2026-04-22T12:14:12Z">
        <w:r>
          <w:rPr>
            <w:rFonts w:ascii="Arial" w:hAnsi="Arial" w:eastAsia="等线" w:cs="Arial"/>
            <w:sz w:val="22"/>
          </w:rPr>
          <w:delText>◆弹窗内操作按钮：取消（右侧抽屉）；确认、取消（二次确认弹窗）</w:delText>
        </w:r>
      </w:del>
      <w:del w:id="61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62" w:author="蔡清龙" w:date="2026-04-22T12:14:12Z">
        <w:r>
          <w:rPr>
            <w:rFonts w:ascii="Arial" w:hAnsi="Arial" w:eastAsia="等线" w:cs="Arial"/>
            <w:sz w:val="22"/>
          </w:rPr>
          <w:delText>◇点击右侧抽屉 “取消”：关闭抽屉，不执行任何操作；</w:delText>
        </w:r>
      </w:del>
      <w:del w:id="63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64" w:author="蔡清龙" w:date="2026-04-22T12:14:12Z">
        <w:r>
          <w:rPr>
            <w:rFonts w:ascii="Arial" w:hAnsi="Arial" w:eastAsia="等线" w:cs="Arial"/>
            <w:sz w:val="22"/>
          </w:rPr>
          <w:delText>◇点击二次确认弹窗 “确认”：执行导出操作，关闭弹窗；</w:delText>
        </w:r>
      </w:del>
      <w:del w:id="65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66" w:author="蔡清龙" w:date="2026-04-22T12:14:12Z">
        <w:r>
          <w:rPr>
            <w:rFonts w:ascii="Arial" w:hAnsi="Arial" w:eastAsia="等线" w:cs="Arial"/>
            <w:sz w:val="22"/>
          </w:rPr>
          <w:delText>◇点击二次确认弹窗 “取消”：关闭弹窗，不执行导出操作。</w:delText>
        </w:r>
      </w:del>
    </w:p>
    <w:p w14:paraId="5D4B406C">
      <w:pPr>
        <w:spacing w:before="240" w:after="120" w:line="288" w:lineRule="auto"/>
        <w:ind w:left="0"/>
        <w:jc w:val="left"/>
        <w:outlineLvl w:val="5"/>
        <w:rPr>
          <w:del w:id="67" w:author="蔡清龙" w:date="2026-04-22T12:14:12Z"/>
        </w:rPr>
      </w:pPr>
      <w:del w:id="68" w:author="蔡清龙" w:date="2026-04-22T12:14:12Z">
        <w:bookmarkStart w:id="160" w:name="heading_160"/>
        <w:r>
          <w:rPr>
            <w:rFonts w:ascii="Arial" w:hAnsi="Arial" w:eastAsia="等线" w:cs="Arial"/>
            <w:b/>
            <w:sz w:val="24"/>
          </w:rPr>
          <w:delText>7）数据可视化图表：</w:delText>
        </w:r>
        <w:bookmarkEnd w:id="160"/>
      </w:del>
    </w:p>
    <w:p w14:paraId="681601A7">
      <w:pPr>
        <w:spacing w:before="120" w:after="120" w:line="288" w:lineRule="auto"/>
        <w:ind w:left="0"/>
        <w:jc w:val="left"/>
        <w:rPr>
          <w:del w:id="69" w:author="蔡清龙" w:date="2026-04-22T12:14:12Z"/>
        </w:rPr>
      </w:pPr>
      <w:del w:id="70" w:author="蔡清龙" w:date="2026-04-22T12:14:12Z">
        <w:r>
          <w:rPr>
            <w:rFonts w:ascii="Arial" w:hAnsi="Arial" w:eastAsia="等线" w:cs="Arial"/>
            <w:sz w:val="22"/>
          </w:rPr>
          <w:delText>◆数据可视化名称：通行运营分析</w:delText>
        </w:r>
      </w:del>
      <w:del w:id="71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72" w:author="蔡清龙" w:date="2026-04-22T12:14:12Z">
        <w:r>
          <w:rPr>
            <w:rFonts w:ascii="Arial" w:hAnsi="Arial" w:eastAsia="等线" w:cs="Arial"/>
            <w:sz w:val="22"/>
          </w:rPr>
          <w:delText>◇数据可视化类别：2. 指标分析→2.1. 运行效能指标</w:delText>
        </w:r>
      </w:del>
      <w:del w:id="73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74" w:author="蔡清龙" w:date="2026-04-22T12:14:12Z">
        <w:r>
          <w:rPr>
            <w:rFonts w:ascii="Arial" w:hAnsi="Arial" w:eastAsia="等线" w:cs="Arial"/>
            <w:sz w:val="22"/>
          </w:rPr>
          <w:delText>〖折线图〗通行运营趋势，点击折线数据点钻取筛选对应周期的通行明细数据；</w:delText>
        </w:r>
      </w:del>
      <w:del w:id="75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76" w:author="蔡清龙" w:date="2026-04-22T12:14:12Z">
        <w:r>
          <w:rPr>
            <w:rFonts w:ascii="Arial" w:hAnsi="Arial" w:eastAsia="等线" w:cs="Arial"/>
            <w:sz w:val="22"/>
          </w:rPr>
          <w:delText>〖柱状图〗时段通行分布，点击柱形钻取筛选对应时段的通行记录列表；</w:delText>
        </w:r>
      </w:del>
      <w:del w:id="77" w:author="蔡清龙" w:date="2026-04-22T12:14:12Z">
        <w:r>
          <w:rPr>
            <w:rFonts w:ascii="Arial" w:hAnsi="Arial" w:eastAsia="等线" w:cs="Arial"/>
            <w:sz w:val="22"/>
          </w:rPr>
          <w:br w:type="textWrapping"/>
        </w:r>
      </w:del>
      <w:del w:id="78" w:author="蔡清龙" w:date="2026-04-22T12:14:12Z">
        <w:r>
          <w:rPr>
            <w:rFonts w:ascii="Arial" w:hAnsi="Arial" w:eastAsia="等线" w:cs="Arial"/>
            <w:sz w:val="22"/>
          </w:rPr>
          <w:delText>〖卡片〗通行核心指标（总入场量、总离场量、识别成功率、异常率），点击各指标数字钻取跳转对应指标的明细数据列表；</w:delText>
        </w:r>
      </w:del>
    </w:p>
    <w:p w14:paraId="5A6C900F">
      <w:pPr>
        <w:spacing w:before="240" w:after="120" w:line="288" w:lineRule="auto"/>
        <w:ind w:left="0"/>
        <w:jc w:val="left"/>
        <w:outlineLvl w:val="5"/>
        <w:rPr>
          <w:del w:id="79" w:author="蔡清龙" w:date="2026-04-22T12:14:12Z"/>
        </w:rPr>
      </w:pPr>
      <w:del w:id="80" w:author="蔡清龙" w:date="2026-04-22T12:14:12Z">
        <w:bookmarkStart w:id="161" w:name="heading_161"/>
        <w:r>
          <w:rPr>
            <w:rFonts w:ascii="Arial" w:hAnsi="Arial" w:eastAsia="等线" w:cs="Arial"/>
            <w:b/>
            <w:sz w:val="24"/>
          </w:rPr>
          <w:delText>8）其他说明：</w:delText>
        </w:r>
        <w:bookmarkEnd w:id="161"/>
      </w:del>
    </w:p>
    <w:p w14:paraId="0D6F7F83">
      <w:pPr>
        <w:spacing w:before="120" w:after="120" w:line="288" w:lineRule="auto"/>
        <w:ind w:left="0"/>
        <w:jc w:val="left"/>
        <w:rPr>
          <w:del w:id="81" w:author="蔡清龙" w:date="2026-04-22T12:14:12Z"/>
        </w:rPr>
      </w:pPr>
      <w:del w:id="82" w:author="蔡清龙" w:date="2026-04-22T12:14:12Z">
        <w:r>
          <w:rPr>
            <w:rFonts w:ascii="Arial" w:hAnsi="Arial" w:eastAsia="等线" w:cs="Arial"/>
            <w:sz w:val="22"/>
          </w:rPr>
          <w:delText>报表数据基于车辆通行模块现有数据表生成，无需独立建表，通过统计 SQL 脚本、定时任务实现自动报表生成，通过动态查询接口实现自定义报表查询；所有操作留存审计日志，包含操作人、操作时间、操作内容，满足追溯需求；支持多时间尺度的自动统计与自定义多维度筛选，适配通行运营的全维度分析需求。</w:delText>
        </w:r>
      </w:del>
    </w:p>
    <w:p w14:paraId="03E2F9DE">
      <w:pPr>
        <w:spacing w:before="260" w:after="120" w:line="288" w:lineRule="auto"/>
        <w:ind w:left="0"/>
        <w:jc w:val="left"/>
        <w:outlineLvl w:val="3"/>
        <w:rPr>
          <w:ins w:id="83" w:author="蔡清龙" w:date="2026-04-22T12:14:16Z"/>
          <w:rFonts w:ascii="Arial" w:hAnsi="Arial" w:eastAsia="等线" w:cs="Arial"/>
          <w:b/>
        </w:rPr>
      </w:pPr>
      <w:ins w:id="84" w:author="蔡清龙" w:date="2026-04-22T12:16:23Z">
        <w:r>
          <w:rPr>
            <w:rFonts w:hint="eastAsia" w:ascii="Arial" w:hAnsi="Arial" w:eastAsia="等线" w:cs="Arial"/>
            <w:b/>
            <w:sz w:val="28"/>
            <w:lang w:val="en-US" w:eastAsia="zh-CN"/>
          </w:rPr>
          <w:t>7</w:t>
        </w:r>
      </w:ins>
      <w:ins w:id="85" w:author="蔡清龙" w:date="2026-04-22T12:14:16Z">
        <w:r>
          <w:rPr>
            <w:rFonts w:ascii="Arial" w:hAnsi="Arial" w:eastAsia="等线" w:cs="Arial"/>
            <w:b/>
            <w:sz w:val="28"/>
          </w:rPr>
          <w:t>、车辆通行报表〖pass-report〗</w:t>
        </w:r>
      </w:ins>
    </w:p>
    <w:p w14:paraId="0E033544">
      <w:pPr>
        <w:spacing w:before="320" w:after="120" w:line="288" w:lineRule="auto"/>
        <w:ind w:left="0"/>
        <w:jc w:val="left"/>
        <w:outlineLvl w:val="5"/>
        <w:rPr>
          <w:ins w:id="86" w:author="蔡清龙" w:date="2026-04-22T12:14:16Z"/>
        </w:rPr>
      </w:pPr>
      <w:ins w:id="87" w:author="蔡清龙" w:date="2026-04-22T12:14:16Z">
        <w:r>
          <w:rPr>
            <w:rFonts w:ascii="Arial" w:hAnsi="Arial" w:eastAsia="等线" w:cs="Arial"/>
            <w:b/>
            <w:sz w:val="32"/>
          </w:rPr>
          <w:t>（1）周期报表〖cycle-report〗</w:t>
        </w:r>
      </w:ins>
    </w:p>
    <w:p w14:paraId="6C034731">
      <w:pPr>
        <w:spacing w:before="300" w:after="120" w:line="288" w:lineRule="auto"/>
        <w:ind w:left="0"/>
        <w:jc w:val="left"/>
        <w:outlineLvl w:val="6"/>
        <w:rPr>
          <w:ins w:id="88" w:author="蔡清龙" w:date="2026-04-22T12:14:16Z"/>
        </w:rPr>
      </w:pPr>
      <w:ins w:id="89" w:author="蔡清龙" w:date="2026-04-22T12:14:16Z">
        <w:r>
          <w:rPr>
            <w:rFonts w:ascii="Arial" w:hAnsi="Arial" w:eastAsia="等线" w:cs="Arial"/>
            <w:b/>
            <w:sz w:val="30"/>
          </w:rPr>
          <w:t>1）闭环流程节点：报表生成→报表查看→报表导出</w:t>
        </w:r>
      </w:ins>
    </w:p>
    <w:p w14:paraId="055BDEF7">
      <w:pPr>
        <w:spacing w:before="300" w:after="120" w:line="288" w:lineRule="auto"/>
        <w:ind w:left="0"/>
        <w:jc w:val="left"/>
        <w:outlineLvl w:val="6"/>
        <w:rPr>
          <w:ins w:id="90" w:author="蔡清龙" w:date="2026-04-22T12:14:16Z"/>
        </w:rPr>
      </w:pPr>
      <w:ins w:id="91" w:author="蔡清龙" w:date="2026-04-22T12:14:16Z">
        <w:r>
          <w:rPr>
            <w:rFonts w:ascii="Arial" w:hAnsi="Arial" w:eastAsia="等线" w:cs="Arial"/>
            <w:b/>
            <w:sz w:val="30"/>
          </w:rPr>
          <w:t>2）展示字段及其钻取交互：</w:t>
        </w:r>
      </w:ins>
    </w:p>
    <w:p w14:paraId="22422D74">
      <w:pPr>
        <w:spacing w:before="120" w:after="120" w:line="288" w:lineRule="auto"/>
        <w:ind w:left="0"/>
        <w:jc w:val="left"/>
        <w:rPr>
          <w:ins w:id="92" w:author="蔡清龙" w:date="2026-04-22T12:14:16Z"/>
        </w:rPr>
      </w:pPr>
      <w:ins w:id="93" w:author="蔡清龙" w:date="2026-04-22T12:14:16Z">
        <w:r>
          <w:rPr>
            <w:rFonts w:ascii="Arial" w:hAnsi="Arial" w:eastAsia="等线" w:cs="Arial"/>
            <w:sz w:val="22"/>
          </w:rPr>
          <w:t>报表周期：点击筛选同周期报表数据</w:t>
        </w:r>
      </w:ins>
      <w:ins w:id="9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95" w:author="蔡清龙" w:date="2026-04-22T13:59:16Z">
        <w:r>
          <w:rPr>
            <w:rFonts w:ascii="Arial" w:hAnsi="Arial" w:eastAsia="等线" w:cs="Arial"/>
            <w:sz w:val="22"/>
          </w:rPr>
          <w:t>统计时段：报表开始时间</w:t>
        </w:r>
      </w:ins>
      <w:ins w:id="96" w:author="蔡清龙" w:date="2026-04-22T13:59:16Z">
        <w:r>
          <w:rPr>
            <w:rFonts w:hint="eastAsia" w:ascii="Arial" w:hAnsi="Arial" w:eastAsia="等线" w:cs="Arial"/>
            <w:sz w:val="22"/>
            <w:lang w:val="en-US" w:eastAsia="zh-CN"/>
          </w:rPr>
          <w:t>-</w:t>
        </w:r>
      </w:ins>
      <w:ins w:id="97" w:author="蔡清龙" w:date="2026-04-22T13:59:16Z">
        <w:r>
          <w:rPr>
            <w:rFonts w:ascii="Arial" w:hAnsi="Arial" w:eastAsia="等线" w:cs="Arial"/>
            <w:sz w:val="22"/>
          </w:rPr>
          <w:t>报表结束时间</w:t>
        </w:r>
      </w:ins>
      <w:ins w:id="98" w:author="蔡清龙" w:date="2026-04-22T13:59:16Z">
        <w:r>
          <w:rPr>
            <w:rFonts w:hint="eastAsia" w:ascii="Arial" w:hAnsi="Arial" w:eastAsia="等线" w:cs="Arial"/>
            <w:sz w:val="22"/>
            <w:lang w:eastAsia="zh-CN"/>
          </w:rPr>
          <w:t>，</w:t>
        </w:r>
      </w:ins>
      <w:ins w:id="99" w:author="蔡清龙" w:date="2026-04-22T13:59:16Z">
        <w:r>
          <w:rPr>
            <w:rFonts w:ascii="Arial" w:hAnsi="Arial" w:eastAsia="等线" w:cs="Arial"/>
            <w:sz w:val="22"/>
          </w:rPr>
          <w:t>非高频使用，无需钻取</w:t>
        </w:r>
      </w:ins>
      <w:ins w:id="100" w:author="蔡清龙" w:date="2026-04-22T13:59:16Z">
        <w:r>
          <w:rPr>
            <w:rFonts w:ascii="Arial" w:hAnsi="Arial" w:eastAsia="等线" w:cs="Arial"/>
            <w:sz w:val="22"/>
          </w:rPr>
          <w:br w:type="textWrapping"/>
        </w:r>
      </w:ins>
      <w:ins w:id="101" w:author="蔡清龙" w:date="2026-04-22T12:14:16Z">
        <w:bookmarkStart w:id="162" w:name="_GoBack"/>
        <w:bookmarkEnd w:id="162"/>
        <w:r>
          <w:rPr>
            <w:rFonts w:ascii="Arial" w:hAnsi="Arial" w:eastAsia="等线" w:cs="Arial"/>
            <w:sz w:val="22"/>
          </w:rPr>
          <w:t>所属场站：点击跳转 “场站详情弹窗”</w:t>
        </w:r>
      </w:ins>
      <w:ins w:id="10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03" w:author="蔡清龙" w:date="2026-04-22T12:14:16Z">
        <w:r>
          <w:rPr>
            <w:rFonts w:ascii="Arial" w:hAnsi="Arial" w:eastAsia="等线" w:cs="Arial"/>
            <w:sz w:val="22"/>
          </w:rPr>
          <w:t>入场量：点击跳转 “本周期入场明细弹窗”</w:t>
        </w:r>
      </w:ins>
      <w:ins w:id="10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05" w:author="蔡清龙" w:date="2026-04-22T12:14:16Z">
        <w:r>
          <w:rPr>
            <w:rFonts w:ascii="Arial" w:hAnsi="Arial" w:eastAsia="等线" w:cs="Arial"/>
            <w:sz w:val="22"/>
          </w:rPr>
          <w:t>离场量：点击跳转 “本周期离场明细弹窗”</w:t>
        </w:r>
      </w:ins>
      <w:ins w:id="10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07" w:author="蔡清龙" w:date="2026-04-22T12:14:16Z">
        <w:r>
          <w:rPr>
            <w:rFonts w:ascii="Arial" w:hAnsi="Arial" w:eastAsia="等线" w:cs="Arial"/>
            <w:sz w:val="22"/>
          </w:rPr>
          <w:t>在停车辆数：点击跳转 “本周期在停车辆明细弹窗”</w:t>
        </w:r>
      </w:ins>
      <w:ins w:id="108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09" w:author="蔡清龙" w:date="2026-04-22T12:14:16Z">
        <w:r>
          <w:rPr>
            <w:rFonts w:ascii="Arial" w:hAnsi="Arial" w:eastAsia="等线" w:cs="Arial"/>
            <w:sz w:val="22"/>
          </w:rPr>
          <w:t>识别成功率：点击跳转 “本周期车牌识别明细弹窗”</w:t>
        </w:r>
      </w:ins>
      <w:ins w:id="110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11" w:author="蔡清龙" w:date="2026-04-22T12:14:16Z">
        <w:r>
          <w:rPr>
            <w:rFonts w:ascii="Arial" w:hAnsi="Arial" w:eastAsia="等线" w:cs="Arial"/>
            <w:sz w:val="22"/>
          </w:rPr>
          <w:t>核验成功率：点击跳转 “本周期缴费核验明细弹窗”</w:t>
        </w:r>
      </w:ins>
      <w:ins w:id="11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13" w:author="蔡清龙" w:date="2026-04-22T12:14:16Z">
        <w:r>
          <w:rPr>
            <w:rFonts w:ascii="Arial" w:hAnsi="Arial" w:eastAsia="等线" w:cs="Arial"/>
            <w:sz w:val="22"/>
          </w:rPr>
          <w:t>异常处置率：点击跳转 “本周期异常处置明细弹窗”</w:t>
        </w:r>
      </w:ins>
      <w:ins w:id="11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15" w:author="蔡清龙" w:date="2026-04-22T12:14:16Z">
        <w:r>
          <w:rPr>
            <w:rFonts w:ascii="Arial" w:hAnsi="Arial" w:eastAsia="等线" w:cs="Arial"/>
            <w:sz w:val="22"/>
          </w:rPr>
          <w:t>ETC 通行成功率：点击跳转 “本周期 ETC 通行明细弹窗”</w:t>
        </w:r>
      </w:ins>
      <w:ins w:id="11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17" w:author="蔡清龙" w:date="2026-04-22T12:14:16Z">
        <w:r>
          <w:rPr>
            <w:rFonts w:ascii="Arial" w:hAnsi="Arial" w:eastAsia="等线" w:cs="Arial"/>
            <w:sz w:val="22"/>
          </w:rPr>
          <w:t>报表生成状态：点击筛选同生成状态报表</w:t>
        </w:r>
      </w:ins>
    </w:p>
    <w:p w14:paraId="54FC47C8">
      <w:pPr>
        <w:spacing w:before="300" w:after="120" w:line="288" w:lineRule="auto"/>
        <w:ind w:left="0"/>
        <w:jc w:val="left"/>
        <w:outlineLvl w:val="6"/>
        <w:rPr>
          <w:ins w:id="118" w:author="蔡清龙" w:date="2026-04-22T12:14:16Z"/>
        </w:rPr>
      </w:pPr>
      <w:ins w:id="119" w:author="蔡清龙" w:date="2026-04-22T12:14:16Z">
        <w:r>
          <w:rPr>
            <w:rFonts w:ascii="Arial" w:hAnsi="Arial" w:eastAsia="等线" w:cs="Arial"/>
            <w:b/>
            <w:sz w:val="30"/>
          </w:rPr>
          <w:t>3）输入交互完成后新增的展示字段及其钻取交互：</w:t>
        </w:r>
      </w:ins>
    </w:p>
    <w:p w14:paraId="3D0EA968">
      <w:pPr>
        <w:spacing w:before="120" w:after="120" w:line="288" w:lineRule="auto"/>
        <w:ind w:left="0"/>
        <w:jc w:val="left"/>
        <w:rPr>
          <w:ins w:id="120" w:author="蔡清龙" w:date="2026-04-22T12:14:16Z"/>
        </w:rPr>
      </w:pPr>
      <w:ins w:id="121" w:author="蔡清龙" w:date="2026-04-22T12:14:16Z">
        <w:r>
          <w:rPr>
            <w:rFonts w:ascii="Arial" w:hAnsi="Arial" w:eastAsia="等线" w:cs="Arial"/>
            <w:sz w:val="22"/>
          </w:rPr>
          <w:t>报表生成时间：无钻取交互</w:t>
        </w:r>
      </w:ins>
      <w:ins w:id="12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23" w:author="蔡清龙" w:date="2026-04-22T12:14:16Z">
        <w:r>
          <w:rPr>
            <w:rFonts w:ascii="Arial" w:hAnsi="Arial" w:eastAsia="等线" w:cs="Arial"/>
            <w:sz w:val="22"/>
          </w:rPr>
          <w:t>报表生成耗时：非高频使用，无需钻取</w:t>
        </w:r>
      </w:ins>
      <w:ins w:id="12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25" w:author="蔡清龙" w:date="2026-04-22T12:14:16Z">
        <w:r>
          <w:rPr>
            <w:rFonts w:ascii="Arial" w:hAnsi="Arial" w:eastAsia="等线" w:cs="Arial"/>
            <w:sz w:val="22"/>
          </w:rPr>
          <w:t>数据更新时间：非高频使用，无需钻取</w:t>
        </w:r>
      </w:ins>
      <w:ins w:id="12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27" w:author="蔡清龙" w:date="2026-04-22T12:14:16Z">
        <w:r>
          <w:rPr>
            <w:rFonts w:ascii="Arial" w:hAnsi="Arial" w:eastAsia="等线" w:cs="Arial"/>
            <w:sz w:val="22"/>
          </w:rPr>
          <w:t>操作人：点击筛选同操作人生成的报表</w:t>
        </w:r>
      </w:ins>
    </w:p>
    <w:p w14:paraId="292D973D">
      <w:pPr>
        <w:spacing w:before="300" w:after="120" w:line="288" w:lineRule="auto"/>
        <w:ind w:left="0"/>
        <w:jc w:val="left"/>
        <w:outlineLvl w:val="6"/>
        <w:rPr>
          <w:ins w:id="128" w:author="蔡清龙" w:date="2026-04-22T12:14:16Z"/>
        </w:rPr>
      </w:pPr>
      <w:ins w:id="129" w:author="蔡清龙" w:date="2026-04-22T12:14:16Z">
        <w:r>
          <w:rPr>
            <w:rFonts w:ascii="Arial" w:hAnsi="Arial" w:eastAsia="等线" w:cs="Arial"/>
            <w:b/>
            <w:sz w:val="30"/>
          </w:rPr>
          <w:t>4）列表页交互操作按钮：</w:t>
        </w:r>
      </w:ins>
    </w:p>
    <w:p w14:paraId="355B1C12">
      <w:pPr>
        <w:spacing w:before="120" w:after="120" w:line="288" w:lineRule="auto"/>
        <w:ind w:left="0"/>
        <w:jc w:val="left"/>
        <w:rPr>
          <w:ins w:id="130" w:author="蔡清龙" w:date="2026-04-22T12:14:16Z"/>
        </w:rPr>
      </w:pPr>
      <w:ins w:id="131" w:author="蔡清龙" w:date="2026-04-22T12:14:16Z">
        <w:r>
          <w:rPr>
            <w:rFonts w:ascii="Arial" w:hAnsi="Arial" w:eastAsia="等线" w:cs="Arial"/>
            <w:sz w:val="22"/>
          </w:rPr>
          <w:t>◆列表页操作按钮：生成、筛选、导出、刷新</w:t>
        </w:r>
      </w:ins>
      <w:ins w:id="13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33" w:author="蔡清龙" w:date="2026-04-22T12:14:16Z">
        <w:r>
          <w:rPr>
            <w:rFonts w:ascii="Arial" w:hAnsi="Arial" w:eastAsia="等线" w:cs="Arial"/>
            <w:sz w:val="22"/>
          </w:rPr>
          <w:t>◇点击 “生成”：打开右侧抽屉弹窗，展示全字段多维度筛选配置项（时间范围、所属场站、统计维度、图表类型），必填项标 * 提示，支持自动校验配置逻辑，保存配置后自动生成自定义报表并刷新列表</w:t>
        </w:r>
      </w:ins>
      <w:ins w:id="13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35" w:author="蔡清龙" w:date="2026-04-22T12:14:16Z">
        <w:r>
          <w:rPr>
            <w:rFonts w:ascii="Arial" w:hAnsi="Arial" w:eastAsia="等线" w:cs="Arial"/>
            <w:sz w:val="22"/>
          </w:rPr>
          <w:t>◇点击 “筛选”：展开顶部全字段筛选面板（报表周期、所属场站、报表生成状态、时间范围），输入条件后实时刷新列表匹配结果，支持清空筛选条件一键重置</w:t>
        </w:r>
      </w:ins>
      <w:ins w:id="13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37" w:author="蔡清龙" w:date="2026-04-22T12:14:16Z">
        <w:r>
          <w:rPr>
            <w:rFonts w:ascii="Arial" w:hAnsi="Arial" w:eastAsia="等线" w:cs="Arial"/>
            <w:sz w:val="22"/>
          </w:rPr>
          <w:t>◇点击 “导出”：支持导出当前列表所有数据或筛选后数据，导出格式为 Excel，包含列表所有展示字段及图表核心指标，导出完成后提示导出成功并提供下载链接</w:t>
        </w:r>
      </w:ins>
      <w:ins w:id="138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39" w:author="蔡清龙" w:date="2026-04-22T12:14:16Z">
        <w:r>
          <w:rPr>
            <w:rFonts w:ascii="Arial" w:hAnsi="Arial" w:eastAsia="等线" w:cs="Arial"/>
            <w:sz w:val="22"/>
          </w:rPr>
          <w:t>◇点击 “刷新”：即时刷新列表数据，重新拉取最新自动生成与自定义报表数据</w:t>
        </w:r>
      </w:ins>
    </w:p>
    <w:p w14:paraId="6510B30B">
      <w:pPr>
        <w:spacing w:before="300" w:after="120" w:line="288" w:lineRule="auto"/>
        <w:ind w:left="0"/>
        <w:jc w:val="left"/>
        <w:outlineLvl w:val="6"/>
        <w:rPr>
          <w:ins w:id="140" w:author="蔡清龙" w:date="2026-04-22T12:14:16Z"/>
        </w:rPr>
      </w:pPr>
      <w:ins w:id="141" w:author="蔡清龙" w:date="2026-04-22T12:14:16Z">
        <w:r>
          <w:rPr>
            <w:rFonts w:ascii="Arial" w:hAnsi="Arial" w:eastAsia="等线" w:cs="Arial"/>
            <w:b/>
            <w:sz w:val="30"/>
          </w:rPr>
          <w:t>5）列表行流程状态及其交互操作按钮：</w:t>
        </w:r>
      </w:ins>
    </w:p>
    <w:p w14:paraId="5A867A9F">
      <w:pPr>
        <w:spacing w:before="120" w:after="120" w:line="288" w:lineRule="auto"/>
        <w:ind w:left="0"/>
        <w:jc w:val="left"/>
        <w:rPr>
          <w:ins w:id="142" w:author="蔡清龙" w:date="2026-04-22T12:14:16Z"/>
        </w:rPr>
      </w:pPr>
      <w:ins w:id="143" w:author="蔡清龙" w:date="2026-04-22T12:14:16Z">
        <w:r>
          <w:rPr>
            <w:rFonts w:ascii="Arial" w:hAnsi="Arial" w:eastAsia="等线" w:cs="Arial"/>
            <w:sz w:val="22"/>
          </w:rPr>
          <w:t>◆列表行流程状态及其交互按钮：</w:t>
        </w:r>
      </w:ins>
      <w:ins w:id="14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45" w:author="蔡清龙" w:date="2026-04-22T12:14:16Z">
        <w:r>
          <w:rPr>
            <w:rFonts w:ascii="Arial" w:hAnsi="Arial" w:eastAsia="等线" w:cs="Arial"/>
            <w:sz w:val="22"/>
          </w:rPr>
          <w:t>〖日报〗查看、导出</w:t>
        </w:r>
      </w:ins>
      <w:ins w:id="14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47" w:author="蔡清龙" w:date="2026-04-22T12:14:16Z">
        <w:r>
          <w:rPr>
            <w:rFonts w:ascii="Arial" w:hAnsi="Arial" w:eastAsia="等线" w:cs="Arial"/>
            <w:sz w:val="22"/>
          </w:rPr>
          <w:t>〖周报〗查看、导出</w:t>
        </w:r>
      </w:ins>
      <w:ins w:id="148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49" w:author="蔡清龙" w:date="2026-04-22T12:14:16Z">
        <w:r>
          <w:rPr>
            <w:rFonts w:ascii="Arial" w:hAnsi="Arial" w:eastAsia="等线" w:cs="Arial"/>
            <w:sz w:val="22"/>
          </w:rPr>
          <w:t>〖月报〗查看、导出</w:t>
        </w:r>
      </w:ins>
      <w:ins w:id="150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51" w:author="蔡清龙" w:date="2026-04-22T12:14:16Z">
        <w:r>
          <w:rPr>
            <w:rFonts w:ascii="Arial" w:hAnsi="Arial" w:eastAsia="等线" w:cs="Arial"/>
            <w:sz w:val="22"/>
          </w:rPr>
          <w:t>〖季报〗查看、导出</w:t>
        </w:r>
      </w:ins>
      <w:ins w:id="15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53" w:author="蔡清龙" w:date="2026-04-22T12:14:16Z">
        <w:r>
          <w:rPr>
            <w:rFonts w:ascii="Arial" w:hAnsi="Arial" w:eastAsia="等线" w:cs="Arial"/>
            <w:sz w:val="22"/>
          </w:rPr>
          <w:t>〖半年报〗查看、导出</w:t>
        </w:r>
      </w:ins>
      <w:ins w:id="15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55" w:author="蔡清龙" w:date="2026-04-22T12:14:16Z">
        <w:r>
          <w:rPr>
            <w:rFonts w:ascii="Arial" w:hAnsi="Arial" w:eastAsia="等线" w:cs="Arial"/>
            <w:sz w:val="22"/>
          </w:rPr>
          <w:t>〖年报〗查看、导出</w:t>
        </w:r>
      </w:ins>
      <w:ins w:id="15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57" w:author="蔡清龙" w:date="2026-04-22T12:14:16Z">
        <w:r>
          <w:rPr>
            <w:rFonts w:ascii="Arial" w:hAnsi="Arial" w:eastAsia="等线" w:cs="Arial"/>
            <w:sz w:val="22"/>
          </w:rPr>
          <w:t>〖自定义报表〗查看、导出</w:t>
        </w:r>
      </w:ins>
      <w:ins w:id="158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59" w:author="蔡清龙" w:date="2026-04-22T12:14:16Z">
        <w:r>
          <w:rPr>
            <w:rFonts w:ascii="Arial" w:hAnsi="Arial" w:eastAsia="等线" w:cs="Arial"/>
            <w:sz w:val="22"/>
          </w:rPr>
          <w:t>◆列表行交互按钮：查看、导出</w:t>
        </w:r>
      </w:ins>
      <w:ins w:id="160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61" w:author="蔡清龙" w:date="2026-04-22T12:14:16Z">
        <w:r>
          <w:rPr>
            <w:rFonts w:ascii="Arial" w:hAnsi="Arial" w:eastAsia="等线" w:cs="Arial"/>
            <w:sz w:val="22"/>
          </w:rPr>
          <w:t>◇点击 “查看”：打开右侧抽屉弹窗，展示该周期 / 自定义报表全字段细分维度明细数据，包含通行记录、异常数据、效率指标、ETC 通行等全量信息，弹窗支持关闭 / 收起</w:t>
        </w:r>
      </w:ins>
      <w:ins w:id="16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63" w:author="蔡清龙" w:date="2026-04-22T12:14:16Z">
        <w:r>
          <w:rPr>
            <w:rFonts w:ascii="Arial" w:hAnsi="Arial" w:eastAsia="等线" w:cs="Arial"/>
            <w:sz w:val="22"/>
          </w:rPr>
          <w:t>◇点击 “导出”：无需弹窗即时交互，直接导出该条报表的完整数据（含图表指标、明细数据），导出格式为 Excel，导出后提示导出成功</w:t>
        </w:r>
      </w:ins>
    </w:p>
    <w:p w14:paraId="79FCA65A">
      <w:pPr>
        <w:spacing w:before="300" w:after="120" w:line="288" w:lineRule="auto"/>
        <w:ind w:left="0"/>
        <w:jc w:val="left"/>
        <w:outlineLvl w:val="6"/>
        <w:rPr>
          <w:ins w:id="164" w:author="蔡清龙" w:date="2026-04-22T12:14:16Z"/>
        </w:rPr>
      </w:pPr>
      <w:ins w:id="165" w:author="蔡清龙" w:date="2026-04-22T12:14:16Z">
        <w:r>
          <w:rPr>
            <w:rFonts w:ascii="Arial" w:hAnsi="Arial" w:eastAsia="等线" w:cs="Arial"/>
            <w:b/>
            <w:sz w:val="30"/>
          </w:rPr>
          <w:t>6）弹窗内交互操作按钮：</w:t>
        </w:r>
      </w:ins>
    </w:p>
    <w:p w14:paraId="69CF068B">
      <w:pPr>
        <w:spacing w:before="120" w:after="120" w:line="288" w:lineRule="auto"/>
        <w:ind w:left="0"/>
        <w:jc w:val="left"/>
        <w:rPr>
          <w:ins w:id="166" w:author="蔡清龙" w:date="2026-04-22T12:14:16Z"/>
        </w:rPr>
      </w:pPr>
      <w:ins w:id="167" w:author="蔡清龙" w:date="2026-04-22T12:14:16Z">
        <w:r>
          <w:rPr>
            <w:rFonts w:ascii="Arial" w:hAnsi="Arial" w:eastAsia="等线" w:cs="Arial"/>
            <w:sz w:val="22"/>
          </w:rPr>
          <w:t>◆弹窗内交互操作按钮：保存、取消（右侧抽屉）；关闭（右侧抽屉）；确认、取消（二次确认弹窗）</w:t>
        </w:r>
      </w:ins>
      <w:ins w:id="168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69" w:author="蔡清龙" w:date="2026-04-22T12:14:16Z">
        <w:r>
          <w:rPr>
            <w:rFonts w:ascii="Arial" w:hAnsi="Arial" w:eastAsia="等线" w:cs="Arial"/>
            <w:sz w:val="22"/>
          </w:rPr>
          <w:t>◇点击右侧抽屉 “保存”：校验必填字段及配置逻辑合理性，校验通过后提交配置，自动生成自定义报表，关闭抽屉并刷新列表，校验失败则在对应字段下方提示错误信息</w:t>
        </w:r>
      </w:ins>
      <w:ins w:id="170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71" w:author="蔡清龙" w:date="2026-04-22T12:14:16Z">
        <w:r>
          <w:rPr>
            <w:rFonts w:ascii="Arial" w:hAnsi="Arial" w:eastAsia="等线" w:cs="Arial"/>
            <w:sz w:val="22"/>
          </w:rPr>
          <w:t>◇点击右侧抽屉 “取消”：关闭抽屉，不保存任何配置修改</w:t>
        </w:r>
      </w:ins>
      <w:ins w:id="17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73" w:author="蔡清龙" w:date="2026-04-22T12:14:16Z">
        <w:r>
          <w:rPr>
            <w:rFonts w:ascii="Arial" w:hAnsi="Arial" w:eastAsia="等线" w:cs="Arial"/>
            <w:sz w:val="22"/>
          </w:rPr>
          <w:t>◇点击右侧抽屉 “关闭”：关闭明细展示抽屉，不执行任何操作，返回列表页</w:t>
        </w:r>
      </w:ins>
      <w:ins w:id="17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75" w:author="蔡清龙" w:date="2026-04-22T12:14:16Z">
        <w:r>
          <w:rPr>
            <w:rFonts w:ascii="Arial" w:hAnsi="Arial" w:eastAsia="等线" w:cs="Arial"/>
            <w:sz w:val="22"/>
          </w:rPr>
          <w:t>◇点击二次确认弹窗 “确认”：执行对应导出 / 生成操作，关闭弹窗并刷新列表</w:t>
        </w:r>
      </w:ins>
      <w:ins w:id="17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77" w:author="蔡清龙" w:date="2026-04-22T12:14:16Z">
        <w:r>
          <w:rPr>
            <w:rFonts w:ascii="Arial" w:hAnsi="Arial" w:eastAsia="等线" w:cs="Arial"/>
            <w:sz w:val="22"/>
          </w:rPr>
          <w:t>◇点击二次确认弹窗 “取消”：关闭弹窗，不执行任何操作</w:t>
        </w:r>
      </w:ins>
    </w:p>
    <w:p w14:paraId="40D7DCA1">
      <w:pPr>
        <w:spacing w:before="300" w:after="120" w:line="288" w:lineRule="auto"/>
        <w:ind w:left="0"/>
        <w:jc w:val="left"/>
        <w:outlineLvl w:val="6"/>
        <w:rPr>
          <w:ins w:id="178" w:author="蔡清龙" w:date="2026-04-22T12:14:16Z"/>
        </w:rPr>
      </w:pPr>
      <w:ins w:id="179" w:author="蔡清龙" w:date="2026-04-22T12:14:16Z">
        <w:r>
          <w:rPr>
            <w:rFonts w:ascii="Arial" w:hAnsi="Arial" w:eastAsia="等线" w:cs="Arial"/>
            <w:b/>
            <w:sz w:val="30"/>
          </w:rPr>
          <w:t>7）数据可视化图表：</w:t>
        </w:r>
      </w:ins>
    </w:p>
    <w:p w14:paraId="2732F2D5">
      <w:pPr>
        <w:spacing w:before="120" w:after="120" w:line="288" w:lineRule="auto"/>
        <w:ind w:left="0"/>
        <w:jc w:val="left"/>
        <w:rPr>
          <w:ins w:id="180" w:author="蔡清龙" w:date="2026-04-22T12:14:16Z"/>
        </w:rPr>
      </w:pPr>
      <w:ins w:id="181" w:author="蔡清龙" w:date="2026-04-22T12:14:16Z">
        <w:r>
          <w:rPr>
            <w:rFonts w:ascii="Arial" w:hAnsi="Arial" w:eastAsia="等线" w:cs="Arial"/>
            <w:sz w:val="22"/>
          </w:rPr>
          <w:t>◆数据可视化图表名称：车辆通行周期报表</w:t>
        </w:r>
      </w:ins>
      <w:ins w:id="18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83" w:author="蔡清龙" w:date="2026-04-22T12:14:16Z">
        <w:r>
          <w:rPr>
            <w:rFonts w:ascii="Arial" w:hAnsi="Arial" w:eastAsia="等线" w:cs="Arial"/>
            <w:sz w:val="22"/>
          </w:rPr>
          <w:t>◇数据可视化指标类别：1. 全局总览→1.2. 核心指标看板；2. 指标分析→2.1. 运行效能指标；2. 指标分析→2.4. 业务效率指标；3. 风险预警→3.4. 异常预警视图；6. 资源监控→6.1. 资源全景监控；6. 资源监控→6.3. 车辆轨迹监控</w:t>
        </w:r>
      </w:ins>
      <w:ins w:id="184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85" w:author="蔡清龙" w:date="2026-04-22T12:14:16Z">
        <w:r>
          <w:rPr>
            <w:rFonts w:ascii="Arial" w:hAnsi="Arial" w:eastAsia="等线" w:cs="Arial"/>
            <w:sz w:val="22"/>
          </w:rPr>
          <w:t>〖卡片〗入场量、离场量、在停车辆数、识别成功率、核验成功率、异常处置率、ETC 通行成功率，点击卡片数字钻取跳转对应周期的明细弹窗 / 列表</w:t>
        </w:r>
      </w:ins>
      <w:ins w:id="186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87" w:author="蔡清龙" w:date="2026-04-22T12:14:16Z">
        <w:r>
          <w:rPr>
            <w:rFonts w:ascii="Arial" w:hAnsi="Arial" w:eastAsia="等线" w:cs="Arial"/>
            <w:sz w:val="22"/>
          </w:rPr>
          <w:t>〖地图〗在停车辆分布、场站通行量分布、泊位使用分布，点击地图标注跳转对应对象详情弹窗，点击区域筛选该区域内所有报表数据</w:t>
        </w:r>
      </w:ins>
      <w:ins w:id="188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89" w:author="蔡清龙" w:date="2026-04-22T12:14:16Z">
        <w:r>
          <w:rPr>
            <w:rFonts w:ascii="Arial" w:hAnsi="Arial" w:eastAsia="等线" w:cs="Arial"/>
            <w:sz w:val="22"/>
          </w:rPr>
          <w:t>〖柱状图〗各场站通行量、各时段通行量、各场站异常数、各场站 ETC 通行量，点击柱形钻取筛选对应场站 / 时段的报表明细列表</w:t>
        </w:r>
      </w:ins>
      <w:ins w:id="190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91" w:author="蔡清龙" w:date="2026-04-22T12:14:16Z">
        <w:r>
          <w:rPr>
            <w:rFonts w:ascii="Arial" w:hAnsi="Arial" w:eastAsia="等线" w:cs="Arial"/>
            <w:sz w:val="22"/>
          </w:rPr>
          <w:t>〖折线图〗通行量趋势、识别成功率趋势、异常处置趋势、缴费核验成功率趋势，点击折线数据点钻取查看对应时间的明细数据</w:t>
        </w:r>
      </w:ins>
      <w:ins w:id="192" w:author="蔡清龙" w:date="2026-04-22T12:14:16Z">
        <w:r>
          <w:rPr>
            <w:rFonts w:ascii="Arial" w:hAnsi="Arial" w:eastAsia="等线" w:cs="Arial"/>
            <w:sz w:val="22"/>
          </w:rPr>
          <w:br w:type="textWrapping"/>
        </w:r>
      </w:ins>
      <w:ins w:id="193" w:author="蔡清龙" w:date="2026-04-22T12:14:16Z">
        <w:r>
          <w:rPr>
            <w:rFonts w:ascii="Arial" w:hAnsi="Arial" w:eastAsia="等线" w:cs="Arial"/>
            <w:sz w:val="22"/>
          </w:rPr>
          <w:t>〖饼图〗异常类型分布、通行方式分布、认证状态分布，点击扇区钻取筛选对应类型 / 状态的报表明细数据</w:t>
        </w:r>
      </w:ins>
    </w:p>
    <w:p w14:paraId="45448DEC">
      <w:pPr>
        <w:spacing w:before="300" w:after="120" w:line="288" w:lineRule="auto"/>
        <w:ind w:left="0"/>
        <w:jc w:val="left"/>
        <w:outlineLvl w:val="6"/>
        <w:rPr>
          <w:ins w:id="194" w:author="蔡清龙" w:date="2026-04-22T12:14:16Z"/>
        </w:rPr>
      </w:pPr>
      <w:ins w:id="195" w:author="蔡清龙" w:date="2026-04-22T12:14:16Z">
        <w:r>
          <w:rPr>
            <w:rFonts w:ascii="Arial" w:hAnsi="Arial" w:eastAsia="等线" w:cs="Arial"/>
            <w:b/>
            <w:sz w:val="30"/>
          </w:rPr>
          <w:t>8）其他说明：</w:t>
        </w:r>
      </w:ins>
    </w:p>
    <w:p w14:paraId="584085D8">
      <w:pPr>
        <w:spacing w:before="120" w:after="120" w:line="288" w:lineRule="auto"/>
        <w:ind w:left="0"/>
        <w:jc w:val="left"/>
        <w:rPr>
          <w:ins w:id="196" w:author="蔡清龙" w:date="2026-04-22T12:14:16Z"/>
        </w:rPr>
      </w:pPr>
      <w:ins w:id="197" w:author="蔡清龙" w:date="2026-04-22T12:14:16Z">
        <w:r>
          <w:rPr>
            <w:rFonts w:ascii="Arial" w:hAnsi="Arial" w:eastAsia="等线" w:cs="Arial"/>
            <w:sz w:val="22"/>
          </w:rPr>
          <w:t>周期报表采用自定义报表 + 自动生成时间尺度报表架构，基于车辆通行模块现有数据表统计，无独立建表，通过统计 SQL 脚本、定时任务实现自动生成，动态查询接口实现自定义报表查询；支持报表生成开关控制，开启后按日 / 周 / 月 / 季 / 半年 / 年定时自动生成对应周期报表；核心字段与车辆表、场站表、车位表松耦合，支持场站独立配置；所有操作留存审计日志，包含操作人、操作时间、操作内容，满足追溯需求；界面彻底隐藏 ID 字段，仅展示场站名称、周期名称等可读性文本，实现页面内全流程闭环操作，无跨页面碎片化操作。</w:t>
        </w:r>
      </w:ins>
    </w:p>
    <w:p w14:paraId="05422FF5">
      <w:pPr>
        <w:numPr>
          <w:ilvl w:val="-1"/>
          <w:numId w:val="0"/>
        </w:numPr>
        <w:bidi w:val="0"/>
        <w:ind w:left="0" w:firstLine="0"/>
        <w:rPr>
          <w:rFonts w:hint="eastAsia"/>
          <w:lang w:val="en-US" w:eastAsia="zh-CN"/>
        </w:rPr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34" w:right="1134" w:bottom="1134" w:left="1134" w:header="680" w:footer="680" w:gutter="0"/>
      <w:pgNumType w:start="1"/>
      <w:cols w:space="720" w:num="1"/>
      <w:titlePg/>
      <w:rtlGutter w:val="0"/>
      <w:docGrid w:type="lines" w:linePitch="52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1152F">
    <w:pPr>
      <w:pStyle w:val="23"/>
      <w:jc w:val="center"/>
    </w:pPr>
    <w:r>
      <w:rPr>
        <w:b/>
        <w:sz w:val="24"/>
        <w:szCs w:val="24"/>
      </w:rPr>
      <w:fldChar w:fldCharType="begin"/>
    </w:r>
    <w:r>
      <w:rPr>
        <w:b/>
      </w:rPr>
      <w:instrText xml:space="preserve">PAGE</w:instrText>
    </w:r>
    <w:r>
      <w:rPr>
        <w:b/>
        <w:sz w:val="24"/>
        <w:szCs w:val="24"/>
      </w:rPr>
      <w:fldChar w:fldCharType="separate"/>
    </w:r>
    <w:r>
      <w:rPr>
        <w:b/>
      </w:rPr>
      <w:t>2</w:t>
    </w:r>
    <w:r>
      <w:rPr>
        <w:b/>
        <w:sz w:val="24"/>
        <w:szCs w:val="24"/>
      </w:rPr>
      <w:fldChar w:fldCharType="end"/>
    </w:r>
    <w:r>
      <w:rPr>
        <w:lang w:val="zh-CN"/>
      </w:rPr>
      <w:t>/</w:t>
    </w:r>
    <w:r>
      <w:rPr>
        <w:b/>
        <w:sz w:val="24"/>
        <w:szCs w:val="24"/>
      </w:rPr>
      <w:fldChar w:fldCharType="begin"/>
    </w:r>
    <w:r>
      <w:rPr>
        <w:b/>
      </w:rPr>
      <w:instrText xml:space="preserve">NUMPAGES</w:instrText>
    </w:r>
    <w:r>
      <w:rPr>
        <w:b/>
        <w:sz w:val="24"/>
        <w:szCs w:val="24"/>
      </w:rPr>
      <w:fldChar w:fldCharType="separate"/>
    </w:r>
    <w:r>
      <w:rPr>
        <w:b/>
      </w:rPr>
      <w:t>7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E8E63">
    <w:pPr>
      <w:pStyle w:val="23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>/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A8AC2">
    <w:pPr>
      <w:pStyle w:val="24"/>
      <w:pBdr>
        <w:bottom w:val="none" w:color="auto" w:sz="0" w:space="0"/>
      </w:pBdr>
    </w:pP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224E5">
    <w:pPr>
      <w:pStyle w:val="2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85760"/>
    <w:multiLevelType w:val="multilevel"/>
    <w:tmpl w:val="FDF85760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4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6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蔡清龙">
    <w15:presenceInfo w15:providerId="WPS Office" w15:userId="2180958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attachedTemplate r:id="rId1"/>
  <w:trackRevisions w:val="1"/>
  <w:documentProtection w:enforcement="0"/>
  <w:defaultTabStop w:val="420"/>
  <w:hyphenationZone w:val="360"/>
  <w:drawingGridHorizontalSpacing w:val="105"/>
  <w:drawingGridVerticalSpacing w:val="26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5E4874"/>
    <w:rsid w:val="000059B8"/>
    <w:rsid w:val="00032822"/>
    <w:rsid w:val="000573CB"/>
    <w:rsid w:val="00060ADB"/>
    <w:rsid w:val="00070777"/>
    <w:rsid w:val="0007267C"/>
    <w:rsid w:val="00073F23"/>
    <w:rsid w:val="00083848"/>
    <w:rsid w:val="00092F59"/>
    <w:rsid w:val="000A5340"/>
    <w:rsid w:val="000A63F0"/>
    <w:rsid w:val="000C211D"/>
    <w:rsid w:val="000C5ECD"/>
    <w:rsid w:val="000F1744"/>
    <w:rsid w:val="000F567E"/>
    <w:rsid w:val="000F66BE"/>
    <w:rsid w:val="001042B1"/>
    <w:rsid w:val="001205DD"/>
    <w:rsid w:val="00131018"/>
    <w:rsid w:val="001378CB"/>
    <w:rsid w:val="00144356"/>
    <w:rsid w:val="001509E2"/>
    <w:rsid w:val="001644BB"/>
    <w:rsid w:val="001720AD"/>
    <w:rsid w:val="00195152"/>
    <w:rsid w:val="001A3AEE"/>
    <w:rsid w:val="001B7542"/>
    <w:rsid w:val="001B7EB6"/>
    <w:rsid w:val="001C4584"/>
    <w:rsid w:val="001E1630"/>
    <w:rsid w:val="001E46B6"/>
    <w:rsid w:val="0020710D"/>
    <w:rsid w:val="00212E22"/>
    <w:rsid w:val="0022066A"/>
    <w:rsid w:val="00237D8C"/>
    <w:rsid w:val="00242C56"/>
    <w:rsid w:val="00250AF2"/>
    <w:rsid w:val="00260180"/>
    <w:rsid w:val="00292406"/>
    <w:rsid w:val="002C1AE8"/>
    <w:rsid w:val="002E1C3B"/>
    <w:rsid w:val="002E742C"/>
    <w:rsid w:val="00300EF2"/>
    <w:rsid w:val="00327F48"/>
    <w:rsid w:val="00334B2E"/>
    <w:rsid w:val="0035156D"/>
    <w:rsid w:val="00355F1C"/>
    <w:rsid w:val="0035657E"/>
    <w:rsid w:val="00356635"/>
    <w:rsid w:val="003720E0"/>
    <w:rsid w:val="00394B30"/>
    <w:rsid w:val="003A73B7"/>
    <w:rsid w:val="003A7772"/>
    <w:rsid w:val="003B2CD0"/>
    <w:rsid w:val="003E64C9"/>
    <w:rsid w:val="004075F9"/>
    <w:rsid w:val="00422D07"/>
    <w:rsid w:val="00432DCF"/>
    <w:rsid w:val="00437D29"/>
    <w:rsid w:val="00441C30"/>
    <w:rsid w:val="00446605"/>
    <w:rsid w:val="004529BB"/>
    <w:rsid w:val="00462198"/>
    <w:rsid w:val="004710A2"/>
    <w:rsid w:val="004811A5"/>
    <w:rsid w:val="004B2D55"/>
    <w:rsid w:val="004B7EFD"/>
    <w:rsid w:val="004C3D13"/>
    <w:rsid w:val="004D398A"/>
    <w:rsid w:val="004F56A2"/>
    <w:rsid w:val="004F6E4D"/>
    <w:rsid w:val="00505993"/>
    <w:rsid w:val="00511A4A"/>
    <w:rsid w:val="00545416"/>
    <w:rsid w:val="005566A5"/>
    <w:rsid w:val="0057775F"/>
    <w:rsid w:val="00584DE3"/>
    <w:rsid w:val="005850CC"/>
    <w:rsid w:val="005B385F"/>
    <w:rsid w:val="005D00B9"/>
    <w:rsid w:val="005D1A28"/>
    <w:rsid w:val="005E24CD"/>
    <w:rsid w:val="005F72CC"/>
    <w:rsid w:val="005F781B"/>
    <w:rsid w:val="006127E5"/>
    <w:rsid w:val="00616E26"/>
    <w:rsid w:val="00636B22"/>
    <w:rsid w:val="006400C9"/>
    <w:rsid w:val="00645FDF"/>
    <w:rsid w:val="00654FC5"/>
    <w:rsid w:val="00663237"/>
    <w:rsid w:val="006654CF"/>
    <w:rsid w:val="00687753"/>
    <w:rsid w:val="006D448C"/>
    <w:rsid w:val="006D5B55"/>
    <w:rsid w:val="006E19EC"/>
    <w:rsid w:val="00703ECB"/>
    <w:rsid w:val="00704970"/>
    <w:rsid w:val="00706F8F"/>
    <w:rsid w:val="00711CEC"/>
    <w:rsid w:val="0071222B"/>
    <w:rsid w:val="00713244"/>
    <w:rsid w:val="00741BA4"/>
    <w:rsid w:val="00743181"/>
    <w:rsid w:val="0076229E"/>
    <w:rsid w:val="007676CA"/>
    <w:rsid w:val="00771EB5"/>
    <w:rsid w:val="007720F9"/>
    <w:rsid w:val="007A6FE9"/>
    <w:rsid w:val="007C2457"/>
    <w:rsid w:val="007C748C"/>
    <w:rsid w:val="007E41E5"/>
    <w:rsid w:val="007F361A"/>
    <w:rsid w:val="007F621A"/>
    <w:rsid w:val="00804992"/>
    <w:rsid w:val="00825C41"/>
    <w:rsid w:val="00830BDF"/>
    <w:rsid w:val="00832AD6"/>
    <w:rsid w:val="0084725A"/>
    <w:rsid w:val="008539ED"/>
    <w:rsid w:val="00857A0B"/>
    <w:rsid w:val="0086733B"/>
    <w:rsid w:val="008727D7"/>
    <w:rsid w:val="008825D8"/>
    <w:rsid w:val="00885B06"/>
    <w:rsid w:val="008A23F9"/>
    <w:rsid w:val="008D1928"/>
    <w:rsid w:val="008D33A7"/>
    <w:rsid w:val="008D4396"/>
    <w:rsid w:val="008D6412"/>
    <w:rsid w:val="008D68EF"/>
    <w:rsid w:val="008E46F6"/>
    <w:rsid w:val="008F49AD"/>
    <w:rsid w:val="00917A2E"/>
    <w:rsid w:val="00937047"/>
    <w:rsid w:val="00937D0B"/>
    <w:rsid w:val="009507D5"/>
    <w:rsid w:val="00975830"/>
    <w:rsid w:val="0099172D"/>
    <w:rsid w:val="00997729"/>
    <w:rsid w:val="009A0FAA"/>
    <w:rsid w:val="009D38E1"/>
    <w:rsid w:val="009E2076"/>
    <w:rsid w:val="00A01E58"/>
    <w:rsid w:val="00A0491C"/>
    <w:rsid w:val="00A20C12"/>
    <w:rsid w:val="00A7259E"/>
    <w:rsid w:val="00A811DF"/>
    <w:rsid w:val="00A86FB9"/>
    <w:rsid w:val="00A948ED"/>
    <w:rsid w:val="00AA1AEF"/>
    <w:rsid w:val="00AA1C7C"/>
    <w:rsid w:val="00AA3683"/>
    <w:rsid w:val="00AC3F2D"/>
    <w:rsid w:val="00B04AF0"/>
    <w:rsid w:val="00B05427"/>
    <w:rsid w:val="00B4420C"/>
    <w:rsid w:val="00B62EFF"/>
    <w:rsid w:val="00B833A4"/>
    <w:rsid w:val="00B94C2C"/>
    <w:rsid w:val="00B94CEF"/>
    <w:rsid w:val="00BA2AD8"/>
    <w:rsid w:val="00BB11A8"/>
    <w:rsid w:val="00BB3FCA"/>
    <w:rsid w:val="00BF1459"/>
    <w:rsid w:val="00C02B3C"/>
    <w:rsid w:val="00C047AD"/>
    <w:rsid w:val="00C05480"/>
    <w:rsid w:val="00C245FB"/>
    <w:rsid w:val="00C37D2F"/>
    <w:rsid w:val="00C4184A"/>
    <w:rsid w:val="00C41DA2"/>
    <w:rsid w:val="00C43361"/>
    <w:rsid w:val="00C5201C"/>
    <w:rsid w:val="00C52B1E"/>
    <w:rsid w:val="00CA181F"/>
    <w:rsid w:val="00CA35E9"/>
    <w:rsid w:val="00CE7175"/>
    <w:rsid w:val="00CF693C"/>
    <w:rsid w:val="00D01221"/>
    <w:rsid w:val="00D10389"/>
    <w:rsid w:val="00D15ED8"/>
    <w:rsid w:val="00D30DB2"/>
    <w:rsid w:val="00D348E1"/>
    <w:rsid w:val="00D3626C"/>
    <w:rsid w:val="00D5063D"/>
    <w:rsid w:val="00D57BF9"/>
    <w:rsid w:val="00D623F7"/>
    <w:rsid w:val="00D672B0"/>
    <w:rsid w:val="00D73083"/>
    <w:rsid w:val="00D81D81"/>
    <w:rsid w:val="00D8673A"/>
    <w:rsid w:val="00D93560"/>
    <w:rsid w:val="00DB1703"/>
    <w:rsid w:val="00DB4522"/>
    <w:rsid w:val="00DD267B"/>
    <w:rsid w:val="00DE26B5"/>
    <w:rsid w:val="00DF0D14"/>
    <w:rsid w:val="00DF2045"/>
    <w:rsid w:val="00DF346E"/>
    <w:rsid w:val="00DF620D"/>
    <w:rsid w:val="00E16B0D"/>
    <w:rsid w:val="00E33DDF"/>
    <w:rsid w:val="00E644B1"/>
    <w:rsid w:val="00E831D3"/>
    <w:rsid w:val="00E91512"/>
    <w:rsid w:val="00E96DE4"/>
    <w:rsid w:val="00EB0386"/>
    <w:rsid w:val="00EC6041"/>
    <w:rsid w:val="00ED0D11"/>
    <w:rsid w:val="00ED1822"/>
    <w:rsid w:val="00ED370C"/>
    <w:rsid w:val="00F17EA2"/>
    <w:rsid w:val="00F324A7"/>
    <w:rsid w:val="00F37366"/>
    <w:rsid w:val="00F377D4"/>
    <w:rsid w:val="00F512F6"/>
    <w:rsid w:val="00F87D71"/>
    <w:rsid w:val="00FA077F"/>
    <w:rsid w:val="00FD2069"/>
    <w:rsid w:val="00FD402B"/>
    <w:rsid w:val="00FD4FA9"/>
    <w:rsid w:val="00FD5F7E"/>
    <w:rsid w:val="00FF6179"/>
    <w:rsid w:val="0167272B"/>
    <w:rsid w:val="0175336C"/>
    <w:rsid w:val="018C519F"/>
    <w:rsid w:val="021653B1"/>
    <w:rsid w:val="029859C0"/>
    <w:rsid w:val="036B6FAE"/>
    <w:rsid w:val="03B92498"/>
    <w:rsid w:val="03FF60FC"/>
    <w:rsid w:val="04644EEB"/>
    <w:rsid w:val="04675A50"/>
    <w:rsid w:val="049316D3"/>
    <w:rsid w:val="0512516B"/>
    <w:rsid w:val="053E4A03"/>
    <w:rsid w:val="05746676"/>
    <w:rsid w:val="05A76A4C"/>
    <w:rsid w:val="05CD3FD8"/>
    <w:rsid w:val="06093262"/>
    <w:rsid w:val="06164044"/>
    <w:rsid w:val="064C0847"/>
    <w:rsid w:val="06FF01C2"/>
    <w:rsid w:val="071A5008"/>
    <w:rsid w:val="07AA6E35"/>
    <w:rsid w:val="07BD1643"/>
    <w:rsid w:val="08163A15"/>
    <w:rsid w:val="08935065"/>
    <w:rsid w:val="08B35707"/>
    <w:rsid w:val="08F23C3E"/>
    <w:rsid w:val="091B1710"/>
    <w:rsid w:val="09202AC2"/>
    <w:rsid w:val="09B90AFC"/>
    <w:rsid w:val="09FE58A1"/>
    <w:rsid w:val="0A951569"/>
    <w:rsid w:val="0A9F5BC1"/>
    <w:rsid w:val="0AAF0151"/>
    <w:rsid w:val="0AD6392F"/>
    <w:rsid w:val="0B440899"/>
    <w:rsid w:val="0B6B0291"/>
    <w:rsid w:val="0B9B0884"/>
    <w:rsid w:val="0BAA1BA3"/>
    <w:rsid w:val="0BB04180"/>
    <w:rsid w:val="0BDE3FD8"/>
    <w:rsid w:val="0BEB78ED"/>
    <w:rsid w:val="0BF678D3"/>
    <w:rsid w:val="0C120997"/>
    <w:rsid w:val="0C607C4E"/>
    <w:rsid w:val="0D6D6016"/>
    <w:rsid w:val="0DD23801"/>
    <w:rsid w:val="0DF33CF1"/>
    <w:rsid w:val="0E4A08BC"/>
    <w:rsid w:val="0E567261"/>
    <w:rsid w:val="0E5E42EC"/>
    <w:rsid w:val="0E7A676C"/>
    <w:rsid w:val="0FDC470E"/>
    <w:rsid w:val="10463305"/>
    <w:rsid w:val="1074577C"/>
    <w:rsid w:val="10DB57FB"/>
    <w:rsid w:val="11156DB8"/>
    <w:rsid w:val="11401B02"/>
    <w:rsid w:val="11E66399"/>
    <w:rsid w:val="125E4874"/>
    <w:rsid w:val="12DE7825"/>
    <w:rsid w:val="13257202"/>
    <w:rsid w:val="1340228E"/>
    <w:rsid w:val="134C29E0"/>
    <w:rsid w:val="13953EF1"/>
    <w:rsid w:val="139B5716"/>
    <w:rsid w:val="13A91BE1"/>
    <w:rsid w:val="14056538"/>
    <w:rsid w:val="1409787D"/>
    <w:rsid w:val="14975EDD"/>
    <w:rsid w:val="14FE7B98"/>
    <w:rsid w:val="15597637"/>
    <w:rsid w:val="159B6FD2"/>
    <w:rsid w:val="159D5775"/>
    <w:rsid w:val="15CC7F45"/>
    <w:rsid w:val="16571DC8"/>
    <w:rsid w:val="169E79F7"/>
    <w:rsid w:val="16CA3D11"/>
    <w:rsid w:val="16E10B62"/>
    <w:rsid w:val="17005FBC"/>
    <w:rsid w:val="171E4694"/>
    <w:rsid w:val="175207E1"/>
    <w:rsid w:val="177249E0"/>
    <w:rsid w:val="178C5F91"/>
    <w:rsid w:val="17C35A7C"/>
    <w:rsid w:val="17E24B7D"/>
    <w:rsid w:val="17EE22B8"/>
    <w:rsid w:val="18116C89"/>
    <w:rsid w:val="181A64A0"/>
    <w:rsid w:val="18B544E5"/>
    <w:rsid w:val="18DC0363"/>
    <w:rsid w:val="18DE0B43"/>
    <w:rsid w:val="19A1216E"/>
    <w:rsid w:val="1A054BC1"/>
    <w:rsid w:val="1A676352"/>
    <w:rsid w:val="1ABF5F29"/>
    <w:rsid w:val="1AE74234"/>
    <w:rsid w:val="1AED7CF6"/>
    <w:rsid w:val="1AEE4E0B"/>
    <w:rsid w:val="1AFC6A9A"/>
    <w:rsid w:val="1B097409"/>
    <w:rsid w:val="1B18764C"/>
    <w:rsid w:val="1B7725C5"/>
    <w:rsid w:val="1BF41E67"/>
    <w:rsid w:val="1C356CA0"/>
    <w:rsid w:val="1CAB69CA"/>
    <w:rsid w:val="1D0D31E0"/>
    <w:rsid w:val="1D266050"/>
    <w:rsid w:val="1D3D6F18"/>
    <w:rsid w:val="1D7E06FD"/>
    <w:rsid w:val="1E636E30"/>
    <w:rsid w:val="1E6D7CAF"/>
    <w:rsid w:val="1E8E20FF"/>
    <w:rsid w:val="1E8F3949"/>
    <w:rsid w:val="1EBB1452"/>
    <w:rsid w:val="1FBF5C82"/>
    <w:rsid w:val="2034233E"/>
    <w:rsid w:val="203D732C"/>
    <w:rsid w:val="20816A63"/>
    <w:rsid w:val="20816E26"/>
    <w:rsid w:val="20AC41A9"/>
    <w:rsid w:val="20BD51FE"/>
    <w:rsid w:val="213F1DD6"/>
    <w:rsid w:val="218C5200"/>
    <w:rsid w:val="219B007A"/>
    <w:rsid w:val="221A4067"/>
    <w:rsid w:val="226C34AB"/>
    <w:rsid w:val="229F7E78"/>
    <w:rsid w:val="235A6A54"/>
    <w:rsid w:val="236B0C61"/>
    <w:rsid w:val="23767606"/>
    <w:rsid w:val="23865A9B"/>
    <w:rsid w:val="24870E7D"/>
    <w:rsid w:val="24F627AC"/>
    <w:rsid w:val="253921CC"/>
    <w:rsid w:val="257A162F"/>
    <w:rsid w:val="25B40FAB"/>
    <w:rsid w:val="25DF702C"/>
    <w:rsid w:val="2652689A"/>
    <w:rsid w:val="26812549"/>
    <w:rsid w:val="27124E5F"/>
    <w:rsid w:val="27637EA1"/>
    <w:rsid w:val="27A6670B"/>
    <w:rsid w:val="27E80C2C"/>
    <w:rsid w:val="28812CD5"/>
    <w:rsid w:val="288A7DDB"/>
    <w:rsid w:val="29F12DAA"/>
    <w:rsid w:val="2B9D4ADD"/>
    <w:rsid w:val="2C1A5D88"/>
    <w:rsid w:val="2C8132A3"/>
    <w:rsid w:val="2CD31F23"/>
    <w:rsid w:val="2D602090"/>
    <w:rsid w:val="2D9A2E42"/>
    <w:rsid w:val="2DDA497A"/>
    <w:rsid w:val="2E16635A"/>
    <w:rsid w:val="2F4B7B98"/>
    <w:rsid w:val="2F5922B5"/>
    <w:rsid w:val="2F81180C"/>
    <w:rsid w:val="2FAA7051"/>
    <w:rsid w:val="2FD96FF6"/>
    <w:rsid w:val="2FF10740"/>
    <w:rsid w:val="30C15971"/>
    <w:rsid w:val="315E07AC"/>
    <w:rsid w:val="31C854D0"/>
    <w:rsid w:val="3240150B"/>
    <w:rsid w:val="324A05DB"/>
    <w:rsid w:val="324B6D34"/>
    <w:rsid w:val="326571C3"/>
    <w:rsid w:val="332E5807"/>
    <w:rsid w:val="33753436"/>
    <w:rsid w:val="338E14B6"/>
    <w:rsid w:val="339C6C14"/>
    <w:rsid w:val="33E67E90"/>
    <w:rsid w:val="34A76632"/>
    <w:rsid w:val="353A7193"/>
    <w:rsid w:val="35584DBD"/>
    <w:rsid w:val="35847960"/>
    <w:rsid w:val="35E906FB"/>
    <w:rsid w:val="360C593C"/>
    <w:rsid w:val="36484E32"/>
    <w:rsid w:val="36965B9D"/>
    <w:rsid w:val="37165CF0"/>
    <w:rsid w:val="3768578B"/>
    <w:rsid w:val="37A95DA4"/>
    <w:rsid w:val="37EA53A0"/>
    <w:rsid w:val="38000771"/>
    <w:rsid w:val="384A4E91"/>
    <w:rsid w:val="387C1F3A"/>
    <w:rsid w:val="38B444AA"/>
    <w:rsid w:val="38C05153"/>
    <w:rsid w:val="39237490"/>
    <w:rsid w:val="395244ED"/>
    <w:rsid w:val="399A60D1"/>
    <w:rsid w:val="39A7764A"/>
    <w:rsid w:val="3A5E2E76"/>
    <w:rsid w:val="3A7C6C66"/>
    <w:rsid w:val="3AAD1707"/>
    <w:rsid w:val="3B3D2A8B"/>
    <w:rsid w:val="3B516536"/>
    <w:rsid w:val="3B742225"/>
    <w:rsid w:val="3B9F72A2"/>
    <w:rsid w:val="3BD17677"/>
    <w:rsid w:val="3CD70908"/>
    <w:rsid w:val="3D1D2B74"/>
    <w:rsid w:val="3D841F81"/>
    <w:rsid w:val="3DC23C3D"/>
    <w:rsid w:val="3DD376D7"/>
    <w:rsid w:val="3DFB5606"/>
    <w:rsid w:val="3E157CEF"/>
    <w:rsid w:val="3E1E3FBC"/>
    <w:rsid w:val="3EBA7779"/>
    <w:rsid w:val="3F02388A"/>
    <w:rsid w:val="3FA660FD"/>
    <w:rsid w:val="400B5877"/>
    <w:rsid w:val="407B6500"/>
    <w:rsid w:val="40B90621"/>
    <w:rsid w:val="40BF3F42"/>
    <w:rsid w:val="41296227"/>
    <w:rsid w:val="416D1E5B"/>
    <w:rsid w:val="417C13B9"/>
    <w:rsid w:val="419D5C54"/>
    <w:rsid w:val="41AC5E8B"/>
    <w:rsid w:val="4215706D"/>
    <w:rsid w:val="43283F14"/>
    <w:rsid w:val="43620C2D"/>
    <w:rsid w:val="438E5B6E"/>
    <w:rsid w:val="43E47FD0"/>
    <w:rsid w:val="44005F0D"/>
    <w:rsid w:val="44384737"/>
    <w:rsid w:val="445350CD"/>
    <w:rsid w:val="455C4456"/>
    <w:rsid w:val="45AD6A5F"/>
    <w:rsid w:val="45B40175"/>
    <w:rsid w:val="45B81EEC"/>
    <w:rsid w:val="45C72D78"/>
    <w:rsid w:val="45F46992"/>
    <w:rsid w:val="46500354"/>
    <w:rsid w:val="466F101E"/>
    <w:rsid w:val="468A20B7"/>
    <w:rsid w:val="46DB13AA"/>
    <w:rsid w:val="473D3E13"/>
    <w:rsid w:val="475B0F8D"/>
    <w:rsid w:val="479302C3"/>
    <w:rsid w:val="47E36768"/>
    <w:rsid w:val="486A0A51"/>
    <w:rsid w:val="488717E9"/>
    <w:rsid w:val="489F602A"/>
    <w:rsid w:val="48C2384E"/>
    <w:rsid w:val="48F13107"/>
    <w:rsid w:val="49CF169A"/>
    <w:rsid w:val="4AAC3789"/>
    <w:rsid w:val="4ACC7988"/>
    <w:rsid w:val="4B126B1C"/>
    <w:rsid w:val="4B644064"/>
    <w:rsid w:val="4B83273C"/>
    <w:rsid w:val="4B8D7117"/>
    <w:rsid w:val="4BEE09A8"/>
    <w:rsid w:val="4C0B2731"/>
    <w:rsid w:val="4D87403A"/>
    <w:rsid w:val="4DB50BA7"/>
    <w:rsid w:val="4DCA4344"/>
    <w:rsid w:val="4DF45089"/>
    <w:rsid w:val="4E046B0C"/>
    <w:rsid w:val="4E3045D8"/>
    <w:rsid w:val="4E5C1022"/>
    <w:rsid w:val="4EA824BA"/>
    <w:rsid w:val="4EF43951"/>
    <w:rsid w:val="4EF94AC3"/>
    <w:rsid w:val="4F073684"/>
    <w:rsid w:val="4F0911AA"/>
    <w:rsid w:val="4F097573"/>
    <w:rsid w:val="4F22226C"/>
    <w:rsid w:val="4F431C6B"/>
    <w:rsid w:val="500B2D00"/>
    <w:rsid w:val="5052092F"/>
    <w:rsid w:val="508D7BB9"/>
    <w:rsid w:val="50F43794"/>
    <w:rsid w:val="513444D8"/>
    <w:rsid w:val="51457CED"/>
    <w:rsid w:val="51E90E1F"/>
    <w:rsid w:val="51EB090D"/>
    <w:rsid w:val="51F83758"/>
    <w:rsid w:val="522B768A"/>
    <w:rsid w:val="523865F1"/>
    <w:rsid w:val="523B6A5B"/>
    <w:rsid w:val="525210BA"/>
    <w:rsid w:val="52B41C9A"/>
    <w:rsid w:val="535D0899"/>
    <w:rsid w:val="538818C3"/>
    <w:rsid w:val="545009A6"/>
    <w:rsid w:val="54662BFB"/>
    <w:rsid w:val="54B75204"/>
    <w:rsid w:val="54C55B73"/>
    <w:rsid w:val="54FB597F"/>
    <w:rsid w:val="55197C6D"/>
    <w:rsid w:val="552D3719"/>
    <w:rsid w:val="55443E0B"/>
    <w:rsid w:val="55FF6E63"/>
    <w:rsid w:val="56013300"/>
    <w:rsid w:val="5630526E"/>
    <w:rsid w:val="565A57D7"/>
    <w:rsid w:val="56BF4844"/>
    <w:rsid w:val="56C67981"/>
    <w:rsid w:val="56F00EA2"/>
    <w:rsid w:val="57154464"/>
    <w:rsid w:val="5723360D"/>
    <w:rsid w:val="573963A5"/>
    <w:rsid w:val="57650F48"/>
    <w:rsid w:val="57A523A1"/>
    <w:rsid w:val="588271EE"/>
    <w:rsid w:val="588E44CE"/>
    <w:rsid w:val="58F44C79"/>
    <w:rsid w:val="59107E5E"/>
    <w:rsid w:val="591946E0"/>
    <w:rsid w:val="59577695"/>
    <w:rsid w:val="595E0345"/>
    <w:rsid w:val="59B94243"/>
    <w:rsid w:val="5A621235"/>
    <w:rsid w:val="5A6F20DD"/>
    <w:rsid w:val="5AAE12B0"/>
    <w:rsid w:val="5BF85578"/>
    <w:rsid w:val="5C0C052C"/>
    <w:rsid w:val="5D4D4958"/>
    <w:rsid w:val="5D557CB0"/>
    <w:rsid w:val="5D600B2F"/>
    <w:rsid w:val="5D950B43"/>
    <w:rsid w:val="5DBD2655"/>
    <w:rsid w:val="5DC7295C"/>
    <w:rsid w:val="5EA762EA"/>
    <w:rsid w:val="5EAB7682"/>
    <w:rsid w:val="5EC055A3"/>
    <w:rsid w:val="5FB56AB3"/>
    <w:rsid w:val="5FC94BC2"/>
    <w:rsid w:val="5FF11F12"/>
    <w:rsid w:val="600677EE"/>
    <w:rsid w:val="60317EF2"/>
    <w:rsid w:val="606B1709"/>
    <w:rsid w:val="60996106"/>
    <w:rsid w:val="60D809DC"/>
    <w:rsid w:val="61077514"/>
    <w:rsid w:val="61E45B2E"/>
    <w:rsid w:val="61F82B91"/>
    <w:rsid w:val="62013F63"/>
    <w:rsid w:val="6249190D"/>
    <w:rsid w:val="62966DA1"/>
    <w:rsid w:val="633D48B9"/>
    <w:rsid w:val="637F20AF"/>
    <w:rsid w:val="64725906"/>
    <w:rsid w:val="64746C6E"/>
    <w:rsid w:val="64A37553"/>
    <w:rsid w:val="64AF7CA6"/>
    <w:rsid w:val="64C71494"/>
    <w:rsid w:val="64DA0A68"/>
    <w:rsid w:val="65111528"/>
    <w:rsid w:val="658F67F1"/>
    <w:rsid w:val="659C74A3"/>
    <w:rsid w:val="666E372B"/>
    <w:rsid w:val="666F1BE2"/>
    <w:rsid w:val="66771A3E"/>
    <w:rsid w:val="669929BC"/>
    <w:rsid w:val="66A2543B"/>
    <w:rsid w:val="66CD08B8"/>
    <w:rsid w:val="66E16111"/>
    <w:rsid w:val="66EA3218"/>
    <w:rsid w:val="6739419F"/>
    <w:rsid w:val="67780823"/>
    <w:rsid w:val="67BD26DA"/>
    <w:rsid w:val="67E7779D"/>
    <w:rsid w:val="681D7118"/>
    <w:rsid w:val="686C0CC2"/>
    <w:rsid w:val="68D010AF"/>
    <w:rsid w:val="68EA6AA8"/>
    <w:rsid w:val="692C7478"/>
    <w:rsid w:val="694E13B2"/>
    <w:rsid w:val="698A6F34"/>
    <w:rsid w:val="69EB1780"/>
    <w:rsid w:val="6A1C4030"/>
    <w:rsid w:val="6A8C42A6"/>
    <w:rsid w:val="6AB06526"/>
    <w:rsid w:val="6AF12D3C"/>
    <w:rsid w:val="6B082DB8"/>
    <w:rsid w:val="6B252B06"/>
    <w:rsid w:val="6B407CDD"/>
    <w:rsid w:val="6B6712DB"/>
    <w:rsid w:val="6B67752D"/>
    <w:rsid w:val="6B9320D0"/>
    <w:rsid w:val="6BE04BE9"/>
    <w:rsid w:val="6C07661A"/>
    <w:rsid w:val="6C0E1756"/>
    <w:rsid w:val="6C0F6D3C"/>
    <w:rsid w:val="6C37697F"/>
    <w:rsid w:val="6C872874"/>
    <w:rsid w:val="6CAB6CA3"/>
    <w:rsid w:val="6CB467A2"/>
    <w:rsid w:val="6D03765A"/>
    <w:rsid w:val="6D0D7C60"/>
    <w:rsid w:val="6D4D2752"/>
    <w:rsid w:val="6D4F69D5"/>
    <w:rsid w:val="6D94333D"/>
    <w:rsid w:val="6DAD4F9F"/>
    <w:rsid w:val="6DDF4D40"/>
    <w:rsid w:val="6E697118"/>
    <w:rsid w:val="6EBC36EB"/>
    <w:rsid w:val="6F651DDB"/>
    <w:rsid w:val="6F6D2C38"/>
    <w:rsid w:val="6FD90BD4"/>
    <w:rsid w:val="6FE83A0E"/>
    <w:rsid w:val="6FF0171A"/>
    <w:rsid w:val="6FFE7D34"/>
    <w:rsid w:val="70C222C3"/>
    <w:rsid w:val="711C4915"/>
    <w:rsid w:val="714874B8"/>
    <w:rsid w:val="718A7AD1"/>
    <w:rsid w:val="71CA4371"/>
    <w:rsid w:val="72A03503"/>
    <w:rsid w:val="72C66B21"/>
    <w:rsid w:val="72F13B80"/>
    <w:rsid w:val="73827A7C"/>
    <w:rsid w:val="73DE2356"/>
    <w:rsid w:val="746740F9"/>
    <w:rsid w:val="74A0760B"/>
    <w:rsid w:val="7500119C"/>
    <w:rsid w:val="755148B0"/>
    <w:rsid w:val="75811DC1"/>
    <w:rsid w:val="75E023B5"/>
    <w:rsid w:val="762878B8"/>
    <w:rsid w:val="76A7637A"/>
    <w:rsid w:val="76C401F9"/>
    <w:rsid w:val="76E47C83"/>
    <w:rsid w:val="76FF4F78"/>
    <w:rsid w:val="772A1340"/>
    <w:rsid w:val="773C186D"/>
    <w:rsid w:val="77BA4E88"/>
    <w:rsid w:val="782C6080"/>
    <w:rsid w:val="784309DA"/>
    <w:rsid w:val="78880AE2"/>
    <w:rsid w:val="788E6E71"/>
    <w:rsid w:val="78CC6C21"/>
    <w:rsid w:val="78D02DFD"/>
    <w:rsid w:val="78D05EF8"/>
    <w:rsid w:val="790F0AA9"/>
    <w:rsid w:val="792618A1"/>
    <w:rsid w:val="79882D39"/>
    <w:rsid w:val="79A67472"/>
    <w:rsid w:val="79A9709E"/>
    <w:rsid w:val="7A100D8F"/>
    <w:rsid w:val="7A48532E"/>
    <w:rsid w:val="7AA5772A"/>
    <w:rsid w:val="7B114DBF"/>
    <w:rsid w:val="7B20545A"/>
    <w:rsid w:val="7BE97AEA"/>
    <w:rsid w:val="7BEB6AC0"/>
    <w:rsid w:val="7BEE3352"/>
    <w:rsid w:val="7C8D4919"/>
    <w:rsid w:val="7CB400F8"/>
    <w:rsid w:val="7CC93437"/>
    <w:rsid w:val="7CCE145C"/>
    <w:rsid w:val="7D271B2D"/>
    <w:rsid w:val="7D814B8A"/>
    <w:rsid w:val="7E8A7362"/>
    <w:rsid w:val="7EA85A3A"/>
    <w:rsid w:val="7EBE700C"/>
    <w:rsid w:val="7EF30B07"/>
    <w:rsid w:val="7F317F68"/>
    <w:rsid w:val="7F482D79"/>
    <w:rsid w:val="7FB96EB9"/>
    <w:rsid w:val="7FEC2D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uiPriority="39" w:name="toc 8"/>
    <w:lsdException w:uiPriority="39" w:name="toc 9"/>
    <w:lsdException w:qFormat="1" w:uiPriority="99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240" w:lineRule="auto"/>
      <w:jc w:val="both"/>
    </w:pPr>
    <w:rPr>
      <w:rFonts w:ascii="Calibri" w:hAnsi="Calibri" w:eastAsia="仿宋" w:cs="仿宋"/>
      <w:snapToGrid/>
      <w:kern w:val="2"/>
      <w:sz w:val="28"/>
      <w:szCs w:val="28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1"/>
      </w:numPr>
      <w:tabs>
        <w:tab w:val="left" w:pos="0"/>
      </w:tabs>
      <w:bidi w:val="0"/>
      <w:adjustRightInd w:val="0"/>
      <w:snapToGrid w:val="0"/>
      <w:spacing w:before="50" w:beforeLines="50" w:after="50" w:afterLines="50" w:line="240" w:lineRule="auto"/>
      <w:ind w:left="0" w:leftChars="0" w:firstLine="0" w:firstLineChars="0"/>
      <w:outlineLvl w:val="0"/>
    </w:pPr>
    <w:rPr>
      <w:rFonts w:ascii="微软雅黑" w:hAnsi="微软雅黑" w:eastAsia="黑体" w:cs="微软雅黑"/>
      <w:bCs/>
      <w:color w:val="auto"/>
      <w:spacing w:val="0"/>
      <w:kern w:val="44"/>
      <w:sz w:val="32"/>
      <w:szCs w:val="28"/>
      <w:u w:val="none"/>
      <w:shd w:val="clear" w:color="auto" w:fill="FFFFFF"/>
      <w:lang w:val="en-US" w:eastAsia="zh-CN"/>
    </w:rPr>
  </w:style>
  <w:style w:type="paragraph" w:styleId="4">
    <w:name w:val="heading 2"/>
    <w:basedOn w:val="1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spacing w:before="25" w:beforeLines="25" w:after="25" w:afterLines="25"/>
      <w:ind w:firstLine="0" w:firstLineChars="0"/>
      <w:outlineLvl w:val="1"/>
    </w:pPr>
    <w:rPr>
      <w:rFonts w:ascii="微软雅黑" w:hAnsi="微软雅黑" w:eastAsia="黑体" w:cs="微软雅黑"/>
      <w:bCs/>
      <w:color w:val="auto"/>
      <w:sz w:val="30"/>
      <w:shd w:val="clear" w:color="auto" w:fill="FFFFFF"/>
    </w:rPr>
  </w:style>
  <w:style w:type="paragraph" w:styleId="5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spacing w:before="25" w:beforeLines="25" w:after="25" w:afterLines="25"/>
      <w:ind w:firstLine="0" w:firstLineChars="0"/>
      <w:outlineLvl w:val="2"/>
    </w:pPr>
    <w:rPr>
      <w:rFonts w:ascii="微软雅黑" w:hAnsi="微软雅黑" w:eastAsia="宋体" w:cs="Times New Roman"/>
      <w:b/>
    </w:rPr>
  </w:style>
  <w:style w:type="paragraph" w:styleId="6">
    <w:name w:val="heading 4"/>
    <w:basedOn w:val="1"/>
    <w:next w:val="3"/>
    <w:unhideWhenUsed/>
    <w:qFormat/>
    <w:uiPriority w:val="9"/>
    <w:pPr>
      <w:numPr>
        <w:ilvl w:val="3"/>
        <w:numId w:val="1"/>
      </w:numPr>
      <w:tabs>
        <w:tab w:val="left" w:pos="0"/>
      </w:tabs>
      <w:spacing w:before="25" w:beforeLines="25" w:after="25" w:afterLines="25"/>
      <w:ind w:firstLine="0" w:firstLineChars="0"/>
      <w:outlineLvl w:val="3"/>
    </w:pPr>
    <w:rPr>
      <w:rFonts w:ascii="微软雅黑" w:hAnsi="微软雅黑" w:eastAsia="楷体" w:cs="楷体"/>
    </w:rPr>
  </w:style>
  <w:style w:type="paragraph" w:styleId="7">
    <w:name w:val="heading 5"/>
    <w:basedOn w:val="1"/>
    <w:next w:val="3"/>
    <w:unhideWhenUsed/>
    <w:qFormat/>
    <w:uiPriority w:val="9"/>
    <w:pPr>
      <w:numPr>
        <w:ilvl w:val="4"/>
        <w:numId w:val="1"/>
      </w:numPr>
      <w:tabs>
        <w:tab w:val="left" w:pos="0"/>
        <w:tab w:val="left" w:pos="312"/>
      </w:tabs>
      <w:spacing w:before="25" w:beforeLines="25" w:after="25" w:afterLines="25"/>
      <w:ind w:left="0" w:firstLine="402" w:firstLineChars="0"/>
      <w:jc w:val="left"/>
      <w:outlineLvl w:val="4"/>
    </w:pPr>
    <w:rPr>
      <w:rFonts w:ascii="Arial" w:hAnsi="Arial"/>
    </w:rPr>
  </w:style>
  <w:style w:type="paragraph" w:styleId="8">
    <w:name w:val="heading 6"/>
    <w:basedOn w:val="1"/>
    <w:next w:val="3"/>
    <w:unhideWhenUsed/>
    <w:qFormat/>
    <w:uiPriority w:val="0"/>
    <w:pPr>
      <w:numPr>
        <w:ilvl w:val="5"/>
        <w:numId w:val="1"/>
      </w:numPr>
      <w:tabs>
        <w:tab w:val="left" w:pos="0"/>
      </w:tabs>
      <w:spacing w:line="240" w:lineRule="auto"/>
      <w:ind w:left="0" w:firstLine="402" w:firstLineChars="0"/>
      <w:outlineLvl w:val="5"/>
    </w:pPr>
    <w:rPr>
      <w:rFonts w:ascii="微软雅黑" w:hAnsi="微软雅黑"/>
      <w:bCs/>
    </w:rPr>
  </w:style>
  <w:style w:type="paragraph" w:styleId="9">
    <w:name w:val="heading 7"/>
    <w:basedOn w:val="1"/>
    <w:next w:val="3"/>
    <w:unhideWhenUsed/>
    <w:qFormat/>
    <w:uiPriority w:val="0"/>
    <w:pPr>
      <w:numPr>
        <w:ilvl w:val="6"/>
        <w:numId w:val="1"/>
      </w:numPr>
      <w:tabs>
        <w:tab w:val="left" w:pos="0"/>
      </w:tabs>
      <w:spacing w:line="240" w:lineRule="auto"/>
      <w:ind w:left="0" w:firstLine="402" w:firstLineChars="0"/>
      <w:jc w:val="left"/>
      <w:outlineLvl w:val="6"/>
    </w:pPr>
    <w:rPr>
      <w:rFonts w:ascii="微软雅黑" w:hAnsi="微软雅黑"/>
      <w:bCs/>
      <w:sz w:val="28"/>
    </w:rPr>
  </w:style>
  <w:style w:type="paragraph" w:styleId="10">
    <w:name w:val="heading 8"/>
    <w:basedOn w:val="1"/>
    <w:next w:val="3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402"/>
      <w:outlineLvl w:val="7"/>
    </w:pPr>
    <w:rPr>
      <w:rFonts w:ascii="微软雅黑" w:hAnsi="微软雅黑" w:cs="Times New Roman"/>
      <w:b/>
      <w:bCs/>
      <w:sz w:val="24"/>
    </w:rPr>
  </w:style>
  <w:style w:type="paragraph" w:styleId="11">
    <w:name w:val="heading 9"/>
    <w:basedOn w:val="1"/>
    <w:next w:val="3"/>
    <w:unhideWhenUsed/>
    <w:qFormat/>
    <w:uiPriority w:val="0"/>
    <w:pPr>
      <w:numPr>
        <w:ilvl w:val="8"/>
        <w:numId w:val="1"/>
      </w:numPr>
      <w:tabs>
        <w:tab w:val="left" w:pos="0"/>
      </w:tabs>
      <w:spacing w:before="50" w:beforeLines="50" w:after="20" w:afterLines="20" w:line="288" w:lineRule="auto"/>
      <w:ind w:left="0" w:firstLine="402"/>
      <w:outlineLvl w:val="8"/>
    </w:pPr>
    <w:rPr>
      <w:rFonts w:ascii="微软雅黑" w:hAnsi="微软雅黑" w:cs="Times New Roman"/>
      <w:b/>
      <w:bCs/>
      <w:sz w:val="24"/>
      <w:szCs w:val="24"/>
    </w:rPr>
  </w:style>
  <w:style w:type="character" w:default="1" w:styleId="42">
    <w:name w:val="Default Paragraph Font"/>
    <w:semiHidden/>
    <w:qFormat/>
    <w:uiPriority w:val="0"/>
  </w:style>
  <w:style w:type="table" w:default="1" w:styleId="3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Autospacing="0" w:line="240" w:lineRule="auto"/>
      <w:ind w:firstLine="0" w:firstLineChars="0"/>
    </w:pPr>
    <w:rPr>
      <w:rFonts w:ascii="微软雅黑" w:hAnsi="微软雅黑" w:eastAsia="仿宋" w:cs="仿宋"/>
      <w:sz w:val="24"/>
    </w:rPr>
  </w:style>
  <w:style w:type="paragraph" w:styleId="12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3">
    <w:name w:val="Normal Indent"/>
    <w:basedOn w:val="1"/>
    <w:unhideWhenUsed/>
    <w:qFormat/>
    <w:uiPriority w:val="99"/>
    <w:pPr>
      <w:ind w:firstLine="420" w:firstLineChars="200"/>
    </w:pPr>
  </w:style>
  <w:style w:type="paragraph" w:styleId="14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5">
    <w:name w:val="annotation text"/>
    <w:basedOn w:val="1"/>
    <w:qFormat/>
    <w:uiPriority w:val="0"/>
    <w:pPr>
      <w:jc w:val="left"/>
    </w:pPr>
    <w:rPr>
      <w:rFonts w:ascii="微软雅黑" w:hAnsi="微软雅黑"/>
      <w:color w:val="262626"/>
      <w:szCs w:val="21"/>
    </w:rPr>
  </w:style>
  <w:style w:type="paragraph" w:styleId="16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7">
    <w:name w:val="Body Text Indent"/>
    <w:basedOn w:val="1"/>
    <w:qFormat/>
    <w:uiPriority w:val="99"/>
    <w:pPr>
      <w:autoSpaceDE w:val="0"/>
      <w:autoSpaceDN w:val="0"/>
      <w:spacing w:line="288" w:lineRule="auto"/>
      <w:ind w:left="0" w:leftChars="0" w:firstLine="560" w:firstLineChars="200"/>
    </w:pPr>
  </w:style>
  <w:style w:type="paragraph" w:styleId="18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19">
    <w:name w:val="toc 3"/>
    <w:basedOn w:val="1"/>
    <w:next w:val="1"/>
    <w:qFormat/>
    <w:uiPriority w:val="0"/>
    <w:pPr>
      <w:ind w:left="840" w:leftChars="400"/>
    </w:pPr>
  </w:style>
  <w:style w:type="paragraph" w:styleId="20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/>
      <w:szCs w:val="21"/>
    </w:rPr>
  </w:style>
  <w:style w:type="paragraph" w:styleId="21">
    <w:name w:val="endnote text"/>
    <w:basedOn w:val="1"/>
    <w:qFormat/>
    <w:uiPriority w:val="0"/>
    <w:pPr>
      <w:jc w:val="left"/>
    </w:pPr>
    <w:rPr>
      <w:rFonts w:ascii="微软雅黑" w:hAnsi="微软雅黑"/>
      <w:color w:val="262626"/>
      <w:szCs w:val="21"/>
    </w:rPr>
  </w:style>
  <w:style w:type="paragraph" w:styleId="22">
    <w:name w:val="Balloon Text"/>
    <w:basedOn w:val="1"/>
    <w:link w:val="51"/>
    <w:qFormat/>
    <w:uiPriority w:val="0"/>
    <w:rPr>
      <w:rFonts w:ascii="微软雅黑" w:hAnsi="微软雅黑"/>
      <w:sz w:val="18"/>
      <w:szCs w:val="18"/>
    </w:rPr>
  </w:style>
  <w:style w:type="paragraph" w:styleId="23">
    <w:name w:val="footer"/>
    <w:basedOn w:val="1"/>
    <w:link w:val="52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4">
    <w:name w:val="header"/>
    <w:basedOn w:val="1"/>
    <w:link w:val="5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5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/>
      <w:szCs w:val="21"/>
    </w:rPr>
  </w:style>
  <w:style w:type="paragraph" w:styleId="26">
    <w:name w:val="toc 1"/>
    <w:basedOn w:val="1"/>
    <w:next w:val="1"/>
    <w:qFormat/>
    <w:uiPriority w:val="0"/>
  </w:style>
  <w:style w:type="paragraph" w:styleId="27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8">
    <w:name w:val="Subtitle"/>
    <w:basedOn w:val="1"/>
    <w:next w:val="3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9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30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31">
    <w:name w:val="toc 2"/>
    <w:basedOn w:val="1"/>
    <w:next w:val="1"/>
    <w:qFormat/>
    <w:uiPriority w:val="0"/>
    <w:pPr>
      <w:ind w:left="420" w:leftChars="200"/>
    </w:pPr>
  </w:style>
  <w:style w:type="paragraph" w:styleId="32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3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34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35">
    <w:name w:val="annotation subject"/>
    <w:basedOn w:val="15"/>
    <w:next w:val="15"/>
    <w:qFormat/>
    <w:uiPriority w:val="0"/>
    <w:rPr>
      <w:b/>
      <w:bCs/>
    </w:rPr>
  </w:style>
  <w:style w:type="paragraph" w:styleId="36">
    <w:name w:val="Body Text First Indent"/>
    <w:basedOn w:val="3"/>
    <w:unhideWhenUsed/>
    <w:qFormat/>
    <w:uiPriority w:val="99"/>
    <w:pPr>
      <w:ind w:firstLine="420" w:firstLineChars="100"/>
    </w:pPr>
  </w:style>
  <w:style w:type="table" w:styleId="38">
    <w:name w:val="Table Grid"/>
    <w:basedOn w:val="3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Medium Shading 1 Accent 6"/>
    <w:basedOn w:val="37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0">
    <w:name w:val="Medium Grid 1 Accent 5"/>
    <w:basedOn w:val="37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41">
    <w:name w:val="Medium Grid 1 Accent 6"/>
    <w:basedOn w:val="37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43">
    <w:name w:val="Strong"/>
    <w:basedOn w:val="42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44">
    <w:name w:val="endnote reference"/>
    <w:basedOn w:val="42"/>
    <w:qFormat/>
    <w:uiPriority w:val="0"/>
    <w:rPr>
      <w:rFonts w:ascii="微软雅黑" w:hAnsi="微软雅黑" w:eastAsia="微软雅黑"/>
      <w:color w:val="262626"/>
      <w:vertAlign w:val="superscript"/>
    </w:rPr>
  </w:style>
  <w:style w:type="character" w:styleId="45">
    <w:name w:val="page number"/>
    <w:qFormat/>
    <w:uiPriority w:val="0"/>
    <w:rPr>
      <w:rFonts w:ascii="微软雅黑" w:hAnsi="微软雅黑" w:eastAsia="微软雅黑" w:cs="Times New Roman"/>
      <w:color w:val="262626"/>
      <w:spacing w:val="-6"/>
      <w:kern w:val="2"/>
      <w:sz w:val="21"/>
      <w:szCs w:val="21"/>
      <w:lang w:val="en-US" w:eastAsia="zh-CN" w:bidi="ar-SA"/>
    </w:rPr>
  </w:style>
  <w:style w:type="character" w:styleId="46">
    <w:name w:val="FollowedHyperlink"/>
    <w:basedOn w:val="42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47">
    <w:name w:val="Emphasis"/>
    <w:basedOn w:val="42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48">
    <w:name w:val="Hyperlink"/>
    <w:basedOn w:val="42"/>
    <w:qFormat/>
    <w:uiPriority w:val="0"/>
    <w:rPr>
      <w:color w:val="0000FF"/>
      <w:u w:val="single"/>
    </w:rPr>
  </w:style>
  <w:style w:type="character" w:styleId="49">
    <w:name w:val="annotation reference"/>
    <w:basedOn w:val="42"/>
    <w:qFormat/>
    <w:uiPriority w:val="0"/>
    <w:rPr>
      <w:rFonts w:ascii="微软雅黑" w:hAnsi="微软雅黑" w:eastAsia="微软雅黑"/>
      <w:color w:val="262626"/>
      <w:sz w:val="21"/>
      <w:szCs w:val="21"/>
    </w:rPr>
  </w:style>
  <w:style w:type="character" w:styleId="50">
    <w:name w:val="footnote reference"/>
    <w:basedOn w:val="42"/>
    <w:qFormat/>
    <w:uiPriority w:val="0"/>
    <w:rPr>
      <w:rFonts w:ascii="微软雅黑" w:hAnsi="微软雅黑" w:eastAsia="微软雅黑"/>
      <w:color w:val="262626"/>
      <w:vertAlign w:val="superscript"/>
    </w:rPr>
  </w:style>
  <w:style w:type="character" w:customStyle="1" w:styleId="51">
    <w:name w:val="批注框文本 字符"/>
    <w:link w:val="22"/>
    <w:semiHidden/>
    <w:qFormat/>
    <w:uiPriority w:val="99"/>
    <w:rPr>
      <w:rFonts w:ascii="微软雅黑" w:hAnsi="微软雅黑"/>
      <w:sz w:val="18"/>
      <w:szCs w:val="18"/>
    </w:rPr>
  </w:style>
  <w:style w:type="character" w:customStyle="1" w:styleId="52">
    <w:name w:val="页脚 字符"/>
    <w:link w:val="23"/>
    <w:qFormat/>
    <w:uiPriority w:val="99"/>
    <w:rPr>
      <w:rFonts w:ascii="微软雅黑" w:hAnsi="微软雅黑"/>
      <w:sz w:val="18"/>
      <w:szCs w:val="18"/>
    </w:rPr>
  </w:style>
  <w:style w:type="character" w:customStyle="1" w:styleId="53">
    <w:name w:val="页眉 字符"/>
    <w:link w:val="24"/>
    <w:qFormat/>
    <w:uiPriority w:val="99"/>
    <w:rPr>
      <w:rFonts w:ascii="微软雅黑" w:hAnsi="微软雅黑"/>
      <w:sz w:val="18"/>
      <w:szCs w:val="18"/>
    </w:rPr>
  </w:style>
  <w:style w:type="paragraph" w:styleId="54">
    <w:name w:val="No Spacing"/>
    <w:link w:val="55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character" w:customStyle="1" w:styleId="55">
    <w:name w:val="无间隔 字符"/>
    <w:basedOn w:val="42"/>
    <w:link w:val="54"/>
    <w:qFormat/>
    <w:uiPriority w:val="1"/>
    <w:rPr>
      <w:kern w:val="0"/>
      <w:sz w:val="22"/>
    </w:rPr>
  </w:style>
  <w:style w:type="paragraph" w:styleId="56">
    <w:name w:val="List Paragraph"/>
    <w:basedOn w:val="1"/>
    <w:qFormat/>
    <w:uiPriority w:val="34"/>
    <w:pPr>
      <w:ind w:firstLine="420" w:firstLineChars="200"/>
    </w:pPr>
  </w:style>
  <w:style w:type="paragraph" w:customStyle="1" w:styleId="57">
    <w:name w:val="p0"/>
    <w:basedOn w:val="1"/>
    <w:qFormat/>
    <w:uiPriority w:val="99"/>
    <w:pPr>
      <w:widowControl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8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59">
    <w:name w:val="font41"/>
    <w:basedOn w:val="42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60">
    <w:name w:val="font31"/>
    <w:basedOn w:val="42"/>
    <w:qFormat/>
    <w:uiPriority w:val="0"/>
    <w:rPr>
      <w:rFonts w:hint="default" w:ascii="Calibri" w:hAnsi="Calibri" w:cs="Calibri"/>
      <w:color w:val="000000"/>
      <w:sz w:val="24"/>
      <w:szCs w:val="24"/>
      <w:u w:val="none"/>
    </w:rPr>
  </w:style>
  <w:style w:type="paragraph" w:customStyle="1" w:styleId="6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4">
    <w:name w:val="null3"/>
    <w:qFormat/>
    <w:uiPriority w:val="0"/>
    <w:rPr>
      <w:rFonts w:hint="eastAsia" w:ascii="Calibri" w:hAnsi="Calibri" w:eastAsia="宋体" w:cs="Times New Roman"/>
      <w:lang w:val="en-US" w:eastAsia="zh-Hans"/>
    </w:rPr>
  </w:style>
  <w:style w:type="paragraph" w:customStyle="1" w:styleId="65">
    <w:name w:val="文档说明标题"/>
    <w:basedOn w:val="1"/>
    <w:next w:val="1"/>
    <w:qFormat/>
    <w:uiPriority w:val="0"/>
    <w:pPr>
      <w:spacing w:after="100" w:afterLines="100" w:line="240" w:lineRule="auto"/>
      <w:ind w:firstLine="0" w:firstLineChars="0"/>
      <w:jc w:val="center"/>
      <w:outlineLvl w:val="9"/>
    </w:pPr>
    <w:rPr>
      <w:rFonts w:ascii="微软雅黑" w:hAnsi="微软雅黑"/>
      <w:b/>
      <w:bCs/>
      <w:sz w:val="48"/>
      <w:szCs w:val="48"/>
      <w:lang w:eastAsia="zh-Hans"/>
    </w:rPr>
  </w:style>
  <w:style w:type="paragraph" w:customStyle="1" w:styleId="66">
    <w:name w:val="附录标题"/>
    <w:next w:val="3"/>
    <w:qFormat/>
    <w:uiPriority w:val="0"/>
    <w:pPr>
      <w:tabs>
        <w:tab w:val="left" w:pos="0"/>
      </w:tabs>
      <w:bidi w:val="0"/>
      <w:adjustRightInd w:val="0"/>
      <w:snapToGrid w:val="0"/>
      <w:spacing w:after="100" w:afterLines="100" w:line="240" w:lineRule="auto"/>
      <w:jc w:val="center"/>
    </w:pPr>
    <w:rPr>
      <w:rFonts w:ascii="微软雅黑" w:hAnsi="微软雅黑" w:eastAsia="微软雅黑" w:cs="Times New Roman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67">
    <w:name w:val="章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44"/>
      <w:szCs w:val="44"/>
    </w:rPr>
  </w:style>
  <w:style w:type="paragraph" w:customStyle="1" w:styleId="68">
    <w:name w:val="节标题"/>
    <w:basedOn w:val="1"/>
    <w:next w:val="1"/>
    <w:qFormat/>
    <w:uiPriority w:val="0"/>
    <w:pPr>
      <w:spacing w:beforeLines="0" w:after="100" w:afterLines="100" w:line="240" w:lineRule="auto"/>
      <w:jc w:val="center"/>
      <w:outlineLvl w:val="0"/>
    </w:pPr>
    <w:rPr>
      <w:rFonts w:hint="eastAsia" w:ascii="微软雅黑" w:hAnsi="微软雅黑"/>
      <w:b/>
      <w:bCs/>
      <w:kern w:val="28"/>
      <w:sz w:val="36"/>
      <w:szCs w:val="36"/>
    </w:rPr>
  </w:style>
  <w:style w:type="character" w:customStyle="1" w:styleId="69">
    <w:name w:val="摘要"/>
    <w:basedOn w:val="42"/>
    <w:qFormat/>
    <w:uiPriority w:val="0"/>
    <w:rPr>
      <w:rFonts w:hint="eastAsia" w:ascii="Arial" w:hAnsi="Arial"/>
      <w:b/>
      <w:lang w:val="en-US" w:eastAsia="zh-CN"/>
    </w:rPr>
  </w:style>
  <w:style w:type="character" w:customStyle="1" w:styleId="70">
    <w:name w:val="关键词"/>
    <w:basedOn w:val="42"/>
    <w:qFormat/>
    <w:uiPriority w:val="0"/>
    <w:rPr>
      <w:rFonts w:hint="eastAsia" w:ascii="Arial" w:hAnsi="Arial"/>
      <w:b/>
      <w:lang w:val="en-US" w:eastAsia="zh-CN"/>
    </w:rPr>
  </w:style>
  <w:style w:type="paragraph" w:customStyle="1" w:styleId="71">
    <w:name w:val="题注1"/>
    <w:basedOn w:val="1"/>
    <w:qFormat/>
    <w:uiPriority w:val="0"/>
    <w:pPr>
      <w:jc w:val="center"/>
    </w:pPr>
    <w:rPr>
      <w:rFonts w:hint="eastAsia" w:ascii="微软雅黑" w:hAnsi="微软雅黑"/>
      <w:sz w:val="20"/>
      <w:szCs w:val="20"/>
    </w:rPr>
  </w:style>
  <w:style w:type="paragraph" w:customStyle="1" w:styleId="72">
    <w:name w:val="主送对象"/>
    <w:next w:val="3"/>
    <w:qFormat/>
    <w:uiPriority w:val="0"/>
    <w:pPr>
      <w:bidi w:val="0"/>
      <w:adjustRightInd w:val="0"/>
      <w:snapToGrid w:val="0"/>
      <w:spacing w:line="288" w:lineRule="auto"/>
    </w:pPr>
    <w:rPr>
      <w:rFonts w:ascii="微软雅黑" w:hAnsi="微软雅黑" w:eastAsia="微软雅黑" w:cs="Times New Roman"/>
      <w:color w:val="262626"/>
      <w:sz w:val="24"/>
      <w:szCs w:val="24"/>
      <w:lang w:val="en-US" w:eastAsia="zh-CN" w:bidi="ar-SA"/>
    </w:rPr>
  </w:style>
  <w:style w:type="paragraph" w:customStyle="1" w:styleId="73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="微软雅黑" w:hAnsi="微软雅黑" w:eastAsia="微软雅黑"/>
      <w:b/>
      <w:sz w:val="28"/>
      <w:szCs w:val="28"/>
    </w:rPr>
  </w:style>
  <w:style w:type="paragraph" w:customStyle="1" w:styleId="74">
    <w:name w:val="致谢标题"/>
    <w:qFormat/>
    <w:uiPriority w:val="0"/>
    <w:pPr>
      <w:bidi w:val="0"/>
      <w:adjustRightInd w:val="0"/>
      <w:snapToGrid w:val="0"/>
      <w:spacing w:beforeLines="0" w:after="100" w:afterLines="100" w:line="240" w:lineRule="auto"/>
      <w:jc w:val="center"/>
      <w:outlineLvl w:val="0"/>
    </w:pPr>
    <w:rPr>
      <w:rFonts w:ascii="微软雅黑" w:hAnsi="微软雅黑" w:eastAsia="微软雅黑" w:cs="Times New Roman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75">
    <w:name w:val="声明标题"/>
    <w:next w:val="3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="Times New Roman"/>
      <w:b/>
      <w:bCs/>
      <w:snapToGrid/>
      <w:kern w:val="28"/>
      <w:sz w:val="44"/>
      <w:szCs w:val="44"/>
      <w:lang w:val="en-US" w:eastAsia="zh-CN" w:bidi="ar-SA"/>
    </w:rPr>
  </w:style>
  <w:style w:type="paragraph" w:customStyle="1" w:styleId="76">
    <w:name w:val="参考文献标题"/>
    <w:link w:val="77"/>
    <w:qFormat/>
    <w:uiPriority w:val="0"/>
    <w:pPr>
      <w:bidi w:val="0"/>
      <w:adjustRightInd w:val="0"/>
      <w:snapToGrid w:val="0"/>
      <w:spacing w:after="100" w:afterLines="100"/>
      <w:jc w:val="center"/>
    </w:pPr>
    <w:rPr>
      <w:rFonts w:ascii="微软雅黑" w:hAnsi="微软雅黑" w:eastAsia="微软雅黑" w:cs="Times New Roman"/>
      <w:b/>
      <w:bCs/>
      <w:sz w:val="44"/>
      <w:szCs w:val="44"/>
      <w:lang w:val="en-US" w:eastAsia="zh-CN"/>
    </w:rPr>
  </w:style>
  <w:style w:type="character" w:customStyle="1" w:styleId="77">
    <w:name w:val="参考文献标题 Char"/>
    <w:link w:val="76"/>
    <w:qFormat/>
    <w:uiPriority w:val="0"/>
    <w:rPr>
      <w:rFonts w:ascii="微软雅黑" w:hAnsi="微软雅黑" w:eastAsia="微软雅黑" w:cs="Times New Roman"/>
      <w:b/>
      <w:bCs/>
      <w:sz w:val="44"/>
      <w:szCs w:val="44"/>
      <w:lang w:val="en-US" w:eastAsia="zh-CN"/>
    </w:rPr>
  </w:style>
  <w:style w:type="paragraph" w:customStyle="1" w:styleId="78">
    <w:name w:val="Heading #3|1"/>
    <w:basedOn w:val="1"/>
    <w:qFormat/>
    <w:uiPriority w:val="0"/>
    <w:pPr>
      <w:widowControl w:val="0"/>
      <w:shd w:val="clear" w:color="auto" w:fill="auto"/>
      <w:spacing w:after="520"/>
      <w:ind w:firstLine="450"/>
      <w:outlineLvl w:val="2"/>
    </w:pPr>
    <w:rPr>
      <w:rFonts w:ascii="宋体" w:hAnsi="宋体" w:eastAsia="宋体" w:cs="宋体"/>
      <w:sz w:val="38"/>
      <w:szCs w:val="38"/>
      <w:u w:val="none"/>
      <w:shd w:val="clear" w:color="auto" w:fill="auto"/>
      <w:lang w:val="zh-TW" w:eastAsia="zh-TW" w:bidi="zh-TW"/>
    </w:rPr>
  </w:style>
  <w:style w:type="paragraph" w:customStyle="1" w:styleId="79">
    <w:name w:val="Other|1"/>
    <w:basedOn w:val="1"/>
    <w:qFormat/>
    <w:uiPriority w:val="0"/>
    <w:pPr>
      <w:widowControl w:val="0"/>
      <w:shd w:val="clear" w:color="auto" w:fill="auto"/>
      <w:spacing w:line="360" w:lineRule="auto"/>
      <w:ind w:firstLine="400"/>
    </w:pPr>
    <w:rPr>
      <w:rFonts w:ascii="宋体" w:hAnsi="宋体" w:eastAsia="宋体" w:cs="宋体"/>
      <w:sz w:val="38"/>
      <w:szCs w:val="38"/>
      <w:u w:val="none"/>
      <w:shd w:val="clear" w:color="auto" w:fill="auto"/>
      <w:lang w:val="zh-TW" w:eastAsia="zh-TW" w:bidi="zh-TW"/>
    </w:rPr>
  </w:style>
  <w:style w:type="paragraph" w:customStyle="1" w:styleId="80">
    <w:name w:val="Heading #1|1"/>
    <w:basedOn w:val="1"/>
    <w:qFormat/>
    <w:uiPriority w:val="0"/>
    <w:pPr>
      <w:widowControl w:val="0"/>
      <w:shd w:val="clear" w:color="auto" w:fill="auto"/>
      <w:spacing w:after="1020"/>
      <w:ind w:firstLine="260"/>
      <w:outlineLvl w:val="0"/>
    </w:pPr>
    <w:rPr>
      <w:rFonts w:ascii="宋体" w:hAnsi="宋体" w:eastAsia="宋体" w:cs="宋体"/>
      <w:sz w:val="112"/>
      <w:szCs w:val="112"/>
      <w:u w:val="none"/>
      <w:shd w:val="clear" w:color="auto" w:fill="auto"/>
      <w:lang w:val="zh-TW" w:eastAsia="zh-TW" w:bidi="zh-TW"/>
    </w:rPr>
  </w:style>
  <w:style w:type="paragraph" w:customStyle="1" w:styleId="81">
    <w:name w:val="标准文件_文件名称"/>
    <w:basedOn w:val="82"/>
    <w:next w:val="82"/>
    <w:qFormat/>
    <w:uiPriority w:val="0"/>
    <w:pPr>
      <w:framePr w:w="9639" w:h="6976" w:hRule="exact" w:wrap="auto" w:vAnchor="page" w:hAnchor="page" w:y="6408"/>
      <w:autoSpaceDE/>
      <w:autoSpaceDN/>
      <w:spacing w:line="700" w:lineRule="exact"/>
      <w:ind w:firstLine="0" w:firstLineChars="0"/>
      <w:jc w:val="center"/>
    </w:pPr>
    <w:rPr>
      <w:rFonts w:ascii="黑体" w:hAnsi="黑体" w:eastAsia="黑体"/>
      <w:bCs/>
      <w:sz w:val="52"/>
    </w:rPr>
  </w:style>
  <w:style w:type="paragraph" w:customStyle="1" w:styleId="82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1512\AppData\Roaming\Kingsoft\office6\templates\wps\zh_CN\&#20120;&#24029;A4&#22235;&#21495;&#20223;&#23435;&#39318;&#20808;&#19981;&#36864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亘川A4四号仿宋首先不退.wpt</Template>
  <Pages>27</Pages>
  <Words>22166</Words>
  <Characters>22926</Characters>
  <Lines>21</Lines>
  <Paragraphs>6</Paragraphs>
  <TotalTime>0</TotalTime>
  <ScaleCrop>false</ScaleCrop>
  <LinksUpToDate>false</LinksUpToDate>
  <CharactersWithSpaces>23355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2026-04-13T15:58:00Z</dcterms:created>
  <dc:creator>蔡清龙</dc:creator>
  <cp:lastModifiedBy>蔡清龙</cp:lastModifiedBy>
  <dcterms:modified xsi:type="dcterms:W3CDTF">2026-04-22T05:59:17Z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777911230139413286630EF49E903E2B_11</vt:lpwstr>
  </property>
  <property fmtid="{D5CDD505-2E9C-101B-9397-08002B2CF9AE}" pid="4" name="KSOTemplateDocerSaveRecord">
    <vt:lpwstr>eyJoZGlkIjoiOWRjMDllNWJlZmU4MzEyYjM1OGQzMDhhYTU0NWMxOWMiLCJ1c2VySWQiOiIxNDQ1NjQzNzAxIn0=</vt:lpwstr>
  </property>
</Properties>
</file>